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0DC0" w:rsidRDefault="00290DC0">
      <w:pPr>
        <w:rPr>
          <w:b/>
          <w:sz w:val="28"/>
          <w:szCs w:val="28"/>
          <w:u w:val="single"/>
        </w:rPr>
      </w:pPr>
      <w:r>
        <w:rPr>
          <w:sz w:val="28"/>
          <w:szCs w:val="28"/>
        </w:rPr>
        <w:t xml:space="preserve">                 </w:t>
      </w:r>
      <w:r w:rsidRPr="00290DC0">
        <w:rPr>
          <w:b/>
          <w:sz w:val="28"/>
          <w:szCs w:val="28"/>
          <w:u w:val="single"/>
        </w:rPr>
        <w:t>BST – BASIC TECHNOLOGY</w:t>
      </w:r>
      <w:r>
        <w:rPr>
          <w:b/>
          <w:sz w:val="28"/>
          <w:szCs w:val="28"/>
          <w:u w:val="single"/>
        </w:rPr>
        <w:t xml:space="preserve"> JSS3</w:t>
      </w:r>
    </w:p>
    <w:p w:rsidR="00290DC0" w:rsidRDefault="00290DC0">
      <w:pPr>
        <w:rPr>
          <w:sz w:val="28"/>
          <w:szCs w:val="28"/>
        </w:rPr>
      </w:pPr>
      <w:r>
        <w:rPr>
          <w:sz w:val="28"/>
          <w:szCs w:val="28"/>
        </w:rPr>
        <w:t xml:space="preserve">                          SCHEME OF WORK</w:t>
      </w:r>
    </w:p>
    <w:p w:rsidR="00290DC0" w:rsidRPr="00290DC0" w:rsidRDefault="00290DC0" w:rsidP="00290DC0">
      <w:pPr>
        <w:pStyle w:val="ListParagraph"/>
        <w:numPr>
          <w:ilvl w:val="0"/>
          <w:numId w:val="1"/>
        </w:numPr>
        <w:rPr>
          <w:b/>
          <w:sz w:val="28"/>
          <w:szCs w:val="28"/>
          <w:u w:val="single"/>
        </w:rPr>
      </w:pPr>
      <w:r>
        <w:rPr>
          <w:sz w:val="28"/>
          <w:szCs w:val="28"/>
        </w:rPr>
        <w:t>Career prospect and opportunities in technology</w:t>
      </w:r>
    </w:p>
    <w:p w:rsidR="00290DC0" w:rsidRPr="00290DC0" w:rsidRDefault="00290DC0" w:rsidP="00290DC0">
      <w:pPr>
        <w:pStyle w:val="ListParagraph"/>
        <w:numPr>
          <w:ilvl w:val="0"/>
          <w:numId w:val="1"/>
        </w:numPr>
        <w:rPr>
          <w:b/>
          <w:sz w:val="28"/>
          <w:szCs w:val="28"/>
          <w:u w:val="single"/>
        </w:rPr>
      </w:pPr>
      <w:r>
        <w:rPr>
          <w:sz w:val="28"/>
          <w:szCs w:val="28"/>
        </w:rPr>
        <w:t xml:space="preserve">processing of materials </w:t>
      </w:r>
    </w:p>
    <w:p w:rsidR="00290DC0" w:rsidRDefault="00290DC0" w:rsidP="00290DC0">
      <w:pPr>
        <w:pStyle w:val="ListParagraph"/>
        <w:ind w:left="1170"/>
        <w:rPr>
          <w:sz w:val="28"/>
          <w:szCs w:val="28"/>
        </w:rPr>
      </w:pPr>
      <w:r>
        <w:rPr>
          <w:sz w:val="28"/>
          <w:szCs w:val="28"/>
        </w:rPr>
        <w:t>-wood</w:t>
      </w:r>
    </w:p>
    <w:p w:rsidR="00290DC0" w:rsidRDefault="00290DC0" w:rsidP="00290DC0">
      <w:pPr>
        <w:rPr>
          <w:sz w:val="28"/>
          <w:szCs w:val="28"/>
        </w:rPr>
      </w:pPr>
      <w:r>
        <w:rPr>
          <w:sz w:val="28"/>
          <w:szCs w:val="28"/>
        </w:rPr>
        <w:t xml:space="preserve">           3. </w:t>
      </w:r>
      <w:proofErr w:type="gramStart"/>
      <w:r>
        <w:rPr>
          <w:sz w:val="28"/>
          <w:szCs w:val="28"/>
        </w:rPr>
        <w:t>processing</w:t>
      </w:r>
      <w:proofErr w:type="gramEnd"/>
      <w:r>
        <w:rPr>
          <w:sz w:val="28"/>
          <w:szCs w:val="28"/>
        </w:rPr>
        <w:t xml:space="preserve"> of wood  </w:t>
      </w:r>
    </w:p>
    <w:p w:rsidR="00290DC0" w:rsidRDefault="00290DC0" w:rsidP="00290DC0">
      <w:pPr>
        <w:rPr>
          <w:sz w:val="28"/>
          <w:szCs w:val="28"/>
        </w:rPr>
      </w:pPr>
      <w:r>
        <w:rPr>
          <w:sz w:val="28"/>
          <w:szCs w:val="28"/>
        </w:rPr>
        <w:t xml:space="preserve">               -conversion</w:t>
      </w:r>
    </w:p>
    <w:p w:rsidR="00290DC0" w:rsidRDefault="00290DC0" w:rsidP="00290DC0">
      <w:pPr>
        <w:rPr>
          <w:sz w:val="28"/>
          <w:szCs w:val="28"/>
        </w:rPr>
      </w:pPr>
      <w:r>
        <w:rPr>
          <w:sz w:val="28"/>
          <w:szCs w:val="28"/>
        </w:rPr>
        <w:t xml:space="preserve">              - seasoning</w:t>
      </w:r>
    </w:p>
    <w:p w:rsidR="00290DC0" w:rsidRDefault="00290DC0" w:rsidP="00290DC0">
      <w:pPr>
        <w:rPr>
          <w:sz w:val="28"/>
          <w:szCs w:val="28"/>
        </w:rPr>
      </w:pPr>
      <w:r>
        <w:rPr>
          <w:sz w:val="28"/>
          <w:szCs w:val="28"/>
        </w:rPr>
        <w:t xml:space="preserve">           4. </w:t>
      </w:r>
      <w:proofErr w:type="gramStart"/>
      <w:r>
        <w:rPr>
          <w:sz w:val="28"/>
          <w:szCs w:val="28"/>
        </w:rPr>
        <w:t>processing</w:t>
      </w:r>
      <w:proofErr w:type="gramEnd"/>
      <w:r>
        <w:rPr>
          <w:sz w:val="28"/>
          <w:szCs w:val="28"/>
        </w:rPr>
        <w:t xml:space="preserve"> of wood</w:t>
      </w:r>
    </w:p>
    <w:p w:rsidR="00290DC0" w:rsidRDefault="00290DC0" w:rsidP="00290DC0">
      <w:pPr>
        <w:rPr>
          <w:sz w:val="28"/>
          <w:szCs w:val="28"/>
        </w:rPr>
      </w:pPr>
      <w:r>
        <w:rPr>
          <w:sz w:val="28"/>
          <w:szCs w:val="28"/>
        </w:rPr>
        <w:t xml:space="preserve">                - defect in wood</w:t>
      </w:r>
    </w:p>
    <w:p w:rsidR="00290DC0" w:rsidRDefault="00290DC0" w:rsidP="00290DC0">
      <w:pPr>
        <w:rPr>
          <w:sz w:val="28"/>
          <w:szCs w:val="28"/>
        </w:rPr>
      </w:pPr>
      <w:r>
        <w:rPr>
          <w:sz w:val="28"/>
          <w:szCs w:val="28"/>
        </w:rPr>
        <w:t xml:space="preserve">                 - </w:t>
      </w:r>
      <w:proofErr w:type="gramStart"/>
      <w:r>
        <w:rPr>
          <w:sz w:val="28"/>
          <w:szCs w:val="28"/>
        </w:rPr>
        <w:t>preservation</w:t>
      </w:r>
      <w:proofErr w:type="gramEnd"/>
      <w:r>
        <w:rPr>
          <w:sz w:val="28"/>
          <w:szCs w:val="28"/>
        </w:rPr>
        <w:t xml:space="preserve"> </w:t>
      </w:r>
    </w:p>
    <w:p w:rsidR="00290DC0" w:rsidRDefault="00290DC0" w:rsidP="00290DC0">
      <w:pPr>
        <w:rPr>
          <w:sz w:val="28"/>
          <w:szCs w:val="28"/>
        </w:rPr>
      </w:pPr>
      <w:r>
        <w:rPr>
          <w:sz w:val="28"/>
          <w:szCs w:val="28"/>
        </w:rPr>
        <w:t xml:space="preserve">           5. </w:t>
      </w:r>
      <w:proofErr w:type="gramStart"/>
      <w:r>
        <w:rPr>
          <w:sz w:val="28"/>
          <w:szCs w:val="28"/>
        </w:rPr>
        <w:t>processing</w:t>
      </w:r>
      <w:proofErr w:type="gramEnd"/>
      <w:r>
        <w:rPr>
          <w:sz w:val="28"/>
          <w:szCs w:val="28"/>
        </w:rPr>
        <w:t xml:space="preserve"> metal</w:t>
      </w:r>
    </w:p>
    <w:p w:rsidR="00290DC0" w:rsidRDefault="00290DC0" w:rsidP="00290DC0">
      <w:pPr>
        <w:rPr>
          <w:sz w:val="28"/>
          <w:szCs w:val="28"/>
        </w:rPr>
      </w:pPr>
      <w:r>
        <w:rPr>
          <w:sz w:val="28"/>
          <w:szCs w:val="28"/>
        </w:rPr>
        <w:t xml:space="preserve">           6. </w:t>
      </w:r>
      <w:proofErr w:type="gramStart"/>
      <w:r>
        <w:rPr>
          <w:sz w:val="28"/>
          <w:szCs w:val="28"/>
        </w:rPr>
        <w:t>processing</w:t>
      </w:r>
      <w:proofErr w:type="gramEnd"/>
      <w:r>
        <w:rPr>
          <w:sz w:val="28"/>
          <w:szCs w:val="28"/>
        </w:rPr>
        <w:t xml:space="preserve"> of ceramics, plastics and rubber</w:t>
      </w:r>
    </w:p>
    <w:p w:rsidR="00290DC0" w:rsidRDefault="00290DC0" w:rsidP="00290DC0">
      <w:pPr>
        <w:rPr>
          <w:sz w:val="28"/>
          <w:szCs w:val="28"/>
        </w:rPr>
      </w:pPr>
      <w:r>
        <w:rPr>
          <w:sz w:val="28"/>
          <w:szCs w:val="28"/>
        </w:rPr>
        <w:t xml:space="preserve">           7. </w:t>
      </w:r>
      <w:proofErr w:type="gramStart"/>
      <w:r>
        <w:rPr>
          <w:sz w:val="28"/>
          <w:szCs w:val="28"/>
        </w:rPr>
        <w:t>drawing</w:t>
      </w:r>
      <w:proofErr w:type="gramEnd"/>
      <w:r>
        <w:rPr>
          <w:sz w:val="28"/>
          <w:szCs w:val="28"/>
        </w:rPr>
        <w:t xml:space="preserve"> practices</w:t>
      </w:r>
    </w:p>
    <w:p w:rsidR="00290DC0" w:rsidRDefault="00290DC0" w:rsidP="00290DC0">
      <w:pPr>
        <w:rPr>
          <w:sz w:val="28"/>
          <w:szCs w:val="28"/>
        </w:rPr>
      </w:pPr>
      <w:r>
        <w:rPr>
          <w:sz w:val="28"/>
          <w:szCs w:val="28"/>
        </w:rPr>
        <w:t xml:space="preserve">              - </w:t>
      </w:r>
      <w:proofErr w:type="gramStart"/>
      <w:r>
        <w:rPr>
          <w:sz w:val="28"/>
          <w:szCs w:val="28"/>
        </w:rPr>
        <w:t>isometric</w:t>
      </w:r>
      <w:proofErr w:type="gramEnd"/>
      <w:r>
        <w:rPr>
          <w:sz w:val="28"/>
          <w:szCs w:val="28"/>
        </w:rPr>
        <w:t xml:space="preserve"> drawing </w:t>
      </w:r>
    </w:p>
    <w:p w:rsidR="00290DC0" w:rsidRDefault="00290DC0" w:rsidP="00290DC0">
      <w:pPr>
        <w:rPr>
          <w:sz w:val="28"/>
          <w:szCs w:val="28"/>
        </w:rPr>
      </w:pPr>
      <w:r>
        <w:rPr>
          <w:sz w:val="28"/>
          <w:szCs w:val="28"/>
        </w:rPr>
        <w:t xml:space="preserve">           8. </w:t>
      </w:r>
      <w:proofErr w:type="gramStart"/>
      <w:r>
        <w:rPr>
          <w:sz w:val="28"/>
          <w:szCs w:val="28"/>
        </w:rPr>
        <w:t>oblique</w:t>
      </w:r>
      <w:proofErr w:type="gramEnd"/>
      <w:r>
        <w:rPr>
          <w:sz w:val="28"/>
          <w:szCs w:val="28"/>
        </w:rPr>
        <w:t xml:space="preserve"> drawing </w:t>
      </w:r>
    </w:p>
    <w:p w:rsidR="00290DC0" w:rsidRDefault="00BA2C2D" w:rsidP="00290DC0">
      <w:pPr>
        <w:rPr>
          <w:sz w:val="28"/>
          <w:szCs w:val="28"/>
        </w:rPr>
      </w:pPr>
      <w:r>
        <w:rPr>
          <w:sz w:val="28"/>
          <w:szCs w:val="28"/>
        </w:rPr>
        <w:t xml:space="preserve">           9. </w:t>
      </w:r>
      <w:proofErr w:type="gramStart"/>
      <w:r>
        <w:rPr>
          <w:sz w:val="28"/>
          <w:szCs w:val="28"/>
        </w:rPr>
        <w:t>perspective</w:t>
      </w:r>
      <w:proofErr w:type="gramEnd"/>
      <w:r>
        <w:rPr>
          <w:sz w:val="28"/>
          <w:szCs w:val="28"/>
        </w:rPr>
        <w:t xml:space="preserve"> drawing </w:t>
      </w:r>
    </w:p>
    <w:p w:rsidR="00BA2C2D" w:rsidRDefault="00BA2C2D" w:rsidP="00290DC0">
      <w:pPr>
        <w:rPr>
          <w:sz w:val="28"/>
          <w:szCs w:val="28"/>
        </w:rPr>
      </w:pPr>
      <w:r>
        <w:rPr>
          <w:sz w:val="28"/>
          <w:szCs w:val="28"/>
        </w:rPr>
        <w:t xml:space="preserve">          10. </w:t>
      </w:r>
      <w:proofErr w:type="gramStart"/>
      <w:r>
        <w:rPr>
          <w:sz w:val="28"/>
          <w:szCs w:val="28"/>
        </w:rPr>
        <w:t>orthographic</w:t>
      </w:r>
      <w:proofErr w:type="gramEnd"/>
      <w:r>
        <w:rPr>
          <w:sz w:val="28"/>
          <w:szCs w:val="28"/>
        </w:rPr>
        <w:t xml:space="preserve"> drawing </w:t>
      </w:r>
    </w:p>
    <w:p w:rsidR="00BA2C2D" w:rsidRDefault="00BA2C2D" w:rsidP="00290DC0">
      <w:pPr>
        <w:rPr>
          <w:sz w:val="28"/>
          <w:szCs w:val="28"/>
        </w:rPr>
      </w:pPr>
      <w:r>
        <w:rPr>
          <w:sz w:val="28"/>
          <w:szCs w:val="28"/>
        </w:rPr>
        <w:t xml:space="preserve">          11. </w:t>
      </w:r>
      <w:proofErr w:type="gramStart"/>
      <w:r>
        <w:rPr>
          <w:sz w:val="28"/>
          <w:szCs w:val="28"/>
        </w:rPr>
        <w:t>scale</w:t>
      </w:r>
      <w:proofErr w:type="gramEnd"/>
      <w:r>
        <w:rPr>
          <w:sz w:val="28"/>
          <w:szCs w:val="28"/>
        </w:rPr>
        <w:t xml:space="preserve"> drawing </w:t>
      </w:r>
    </w:p>
    <w:p w:rsidR="00BA2C2D" w:rsidRDefault="00BA2C2D" w:rsidP="00290DC0">
      <w:pPr>
        <w:rPr>
          <w:sz w:val="28"/>
          <w:szCs w:val="28"/>
        </w:rPr>
      </w:pPr>
      <w:r>
        <w:rPr>
          <w:sz w:val="28"/>
          <w:szCs w:val="28"/>
        </w:rPr>
        <w:t xml:space="preserve">          12. </w:t>
      </w:r>
      <w:proofErr w:type="gramStart"/>
      <w:r>
        <w:rPr>
          <w:sz w:val="28"/>
          <w:szCs w:val="28"/>
        </w:rPr>
        <w:t>simp</w:t>
      </w:r>
      <w:r w:rsidRPr="00BA2C2D">
        <w:rPr>
          <w:sz w:val="28"/>
          <w:szCs w:val="28"/>
        </w:rPr>
        <w:t>l</w:t>
      </w:r>
      <w:r>
        <w:rPr>
          <w:sz w:val="28"/>
          <w:szCs w:val="28"/>
        </w:rPr>
        <w:t>e</w:t>
      </w:r>
      <w:proofErr w:type="gramEnd"/>
      <w:r>
        <w:rPr>
          <w:sz w:val="28"/>
          <w:szCs w:val="28"/>
        </w:rPr>
        <w:t xml:space="preserve"> blue print reading</w:t>
      </w:r>
    </w:p>
    <w:p w:rsidR="00994A0D" w:rsidRDefault="00994A0D" w:rsidP="00290DC0">
      <w:pPr>
        <w:rPr>
          <w:sz w:val="28"/>
          <w:szCs w:val="28"/>
        </w:rPr>
      </w:pPr>
    </w:p>
    <w:p w:rsidR="00994A0D" w:rsidRDefault="00994A0D" w:rsidP="00290DC0">
      <w:pPr>
        <w:rPr>
          <w:sz w:val="28"/>
          <w:szCs w:val="28"/>
        </w:rPr>
      </w:pPr>
    </w:p>
    <w:p w:rsidR="00994A0D" w:rsidRDefault="00994A0D" w:rsidP="00290DC0">
      <w:pPr>
        <w:rPr>
          <w:sz w:val="28"/>
          <w:szCs w:val="28"/>
        </w:rPr>
      </w:pPr>
      <w:proofErr w:type="gramStart"/>
      <w:r>
        <w:rPr>
          <w:sz w:val="28"/>
          <w:szCs w:val="28"/>
        </w:rPr>
        <w:lastRenderedPageBreak/>
        <w:t>week</w:t>
      </w:r>
      <w:proofErr w:type="gramEnd"/>
      <w:r>
        <w:rPr>
          <w:sz w:val="28"/>
          <w:szCs w:val="28"/>
        </w:rPr>
        <w:t xml:space="preserve"> 1; carrier opportunities in technology</w:t>
      </w:r>
    </w:p>
    <w:p w:rsidR="00994A0D" w:rsidRDefault="00A960A9" w:rsidP="00290DC0">
      <w:pPr>
        <w:rPr>
          <w:rFonts w:ascii="Helvetica" w:hAnsi="Helvetica" w:cs="Helvetica"/>
          <w:color w:val="999999"/>
          <w:shd w:val="clear" w:color="auto" w:fill="EAF0F1"/>
        </w:rPr>
      </w:pPr>
      <w:r>
        <w:rPr>
          <w:rFonts w:ascii="Helvetica" w:hAnsi="Helvetica" w:cs="Helvetica"/>
          <w:color w:val="999999"/>
          <w:shd w:val="clear" w:color="auto" w:fill="EAF0F1"/>
        </w:rPr>
        <w:t xml:space="preserve">We use technology more than ever these days to stay connected to our friends and family, get up-to-date on the latest and greatest happenings in our world and sometimes just to pass the time. With all the computers, tablets, </w:t>
      </w:r>
      <w:proofErr w:type="spellStart"/>
      <w:r>
        <w:rPr>
          <w:rFonts w:ascii="Helvetica" w:hAnsi="Helvetica" w:cs="Helvetica"/>
          <w:color w:val="999999"/>
          <w:shd w:val="clear" w:color="auto" w:fill="EAF0F1"/>
        </w:rPr>
        <w:t>smartphones</w:t>
      </w:r>
      <w:proofErr w:type="spellEnd"/>
      <w:r>
        <w:rPr>
          <w:rFonts w:ascii="Helvetica" w:hAnsi="Helvetica" w:cs="Helvetica"/>
          <w:color w:val="999999"/>
          <w:shd w:val="clear" w:color="auto" w:fill="EAF0F1"/>
        </w:rPr>
        <w:t xml:space="preserve"> and other high-tech devices our society is dependent on, we need the skills of professionals in technology jobs to make our obsession with tech possible. The Labor Department predicts that tech jobs will grow faster than the average for all jobs at a rate of 12 percent this decade, but it's not just hiring demand that makes this industry one to watch. U.S. News' Best Technology Jobs of 2017 are also high-paying jobs that boast low unemployment rates. Check out what makes these gigs so great, and read more on </w:t>
      </w:r>
      <w:hyperlink r:id="rId5" w:tooltip="Link: https://money.usnews.com/money/careers/articles/how-us-news-ranks-the-best-jobs" w:history="1">
        <w:r>
          <w:rPr>
            <w:rStyle w:val="Hyperlink"/>
            <w:rFonts w:ascii="Helvetica" w:hAnsi="Helvetica" w:cs="Helvetica"/>
            <w:color w:val="2C7EF0"/>
            <w:shd w:val="clear" w:color="auto" w:fill="EAF0F1"/>
          </w:rPr>
          <w:t>how we rank the best jobs</w:t>
        </w:r>
      </w:hyperlink>
      <w:r>
        <w:rPr>
          <w:rFonts w:ascii="Helvetica" w:hAnsi="Helvetica" w:cs="Helvetica"/>
          <w:color w:val="999999"/>
          <w:shd w:val="clear" w:color="auto" w:fill="EAF0F1"/>
        </w:rPr>
        <w:t>.</w:t>
      </w:r>
    </w:p>
    <w:p w:rsidR="00A960A9" w:rsidRPr="00A960A9" w:rsidRDefault="001722A6" w:rsidP="00A960A9">
      <w:pPr>
        <w:numPr>
          <w:ilvl w:val="0"/>
          <w:numId w:val="2"/>
        </w:numPr>
        <w:shd w:val="clear" w:color="auto" w:fill="FFFFFF"/>
        <w:spacing w:after="100" w:afterAutospacing="1" w:line="240" w:lineRule="auto"/>
        <w:ind w:left="0"/>
        <w:outlineLvl w:val="2"/>
        <w:rPr>
          <w:rFonts w:ascii="Helvetica" w:eastAsia="Times New Roman" w:hAnsi="Helvetica" w:cs="Helvetica"/>
          <w:color w:val="333333"/>
          <w:sz w:val="27"/>
          <w:szCs w:val="27"/>
        </w:rPr>
      </w:pPr>
      <w:hyperlink r:id="rId6" w:history="1">
        <w:r w:rsidR="00A960A9" w:rsidRPr="00A960A9">
          <w:rPr>
            <w:rFonts w:ascii="Helvetica" w:eastAsia="Times New Roman" w:hAnsi="Helvetica" w:cs="Helvetica"/>
            <w:color w:val="2C7EF0"/>
            <w:sz w:val="27"/>
            <w:szCs w:val="27"/>
          </w:rPr>
          <w:t>Computer Systems Analyst</w:t>
        </w:r>
      </w:hyperlink>
    </w:p>
    <w:p w:rsidR="00A960A9" w:rsidRPr="00A960A9" w:rsidRDefault="001722A6" w:rsidP="00A960A9">
      <w:pPr>
        <w:shd w:val="clear" w:color="auto" w:fill="FFFFFF"/>
        <w:spacing w:after="100" w:afterAutospacing="1" w:line="240" w:lineRule="auto"/>
        <w:rPr>
          <w:rFonts w:ascii="inherit" w:eastAsia="Times New Roman" w:hAnsi="inherit" w:cs="Helvetica"/>
          <w:color w:val="333333"/>
          <w:sz w:val="24"/>
          <w:szCs w:val="24"/>
        </w:rPr>
      </w:pPr>
      <w:r w:rsidRPr="001722A6">
        <w:rPr>
          <w:rFonts w:ascii="inherit" w:eastAsia="Times New Roman" w:hAnsi="inherit" w:cs="Helvetica"/>
          <w:color w:val="333333"/>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A960A9" w:rsidRPr="00A960A9">
        <w:rPr>
          <w:rFonts w:ascii="inherit" w:eastAsia="Times New Roman" w:hAnsi="inherit" w:cs="Helvetica"/>
          <w:color w:val="333333"/>
          <w:sz w:val="24"/>
          <w:szCs w:val="24"/>
        </w:rPr>
        <w:t> #1 in Best Technology Jobs</w:t>
      </w:r>
    </w:p>
    <w:p w:rsidR="00A960A9" w:rsidRPr="00A960A9" w:rsidRDefault="00A960A9" w:rsidP="001C08BD">
      <w:pPr>
        <w:shd w:val="clear" w:color="auto" w:fill="FFFFFF"/>
        <w:spacing w:before="100" w:beforeAutospacing="1" w:after="100" w:afterAutospacing="1" w:line="240" w:lineRule="auto"/>
        <w:jc w:val="both"/>
        <w:rPr>
          <w:rFonts w:ascii="inherit" w:eastAsia="Times New Roman" w:hAnsi="inherit" w:cs="Helvetica"/>
          <w:color w:val="333333"/>
          <w:sz w:val="24"/>
          <w:szCs w:val="24"/>
        </w:rPr>
      </w:pPr>
      <w:r w:rsidRPr="00A960A9">
        <w:rPr>
          <w:rFonts w:ascii="inherit" w:eastAsia="Times New Roman" w:hAnsi="inherit" w:cs="Helvetica"/>
          <w:color w:val="333333"/>
          <w:sz w:val="24"/>
          <w:szCs w:val="24"/>
        </w:rPr>
        <w:t xml:space="preserve">Computer systems analysts must have a diverse skill set. The position requires information technology and business knowledge. These </w:t>
      </w:r>
      <w:proofErr w:type="gramStart"/>
      <w:r w:rsidRPr="00A960A9">
        <w:rPr>
          <w:rFonts w:ascii="inherit" w:eastAsia="Times New Roman" w:hAnsi="inherit" w:cs="Helvetica"/>
          <w:color w:val="333333"/>
          <w:sz w:val="24"/>
          <w:szCs w:val="24"/>
        </w:rPr>
        <w:t>analysts</w:t>
      </w:r>
      <w:proofErr w:type="gramEnd"/>
      <w:r w:rsidRPr="00A960A9">
        <w:rPr>
          <w:rFonts w:ascii="inherit" w:eastAsia="Times New Roman" w:hAnsi="inherit" w:cs="Helvetica"/>
          <w:color w:val="333333"/>
          <w:sz w:val="24"/>
          <w:szCs w:val="24"/>
        </w:rPr>
        <w:t xml:space="preserve"> custom design computer systems and processes for clients. From 2014 to 2024, the BLS predicts 118,600 job openings in the field.</w:t>
      </w:r>
      <w:r w:rsidR="001C08BD" w:rsidRPr="00A960A9">
        <w:rPr>
          <w:rFonts w:ascii="inherit" w:eastAsia="Times New Roman" w:hAnsi="inherit" w:cs="Helvetica"/>
          <w:color w:val="333333"/>
          <w:sz w:val="24"/>
          <w:szCs w:val="24"/>
        </w:rPr>
        <w:t xml:space="preserve"> </w:t>
      </w:r>
    </w:p>
    <w:p w:rsidR="00A960A9" w:rsidRPr="00A960A9" w:rsidRDefault="001722A6" w:rsidP="00A960A9">
      <w:pPr>
        <w:numPr>
          <w:ilvl w:val="0"/>
          <w:numId w:val="2"/>
        </w:numPr>
        <w:shd w:val="clear" w:color="auto" w:fill="FFFFFF"/>
        <w:spacing w:after="0" w:line="240" w:lineRule="auto"/>
        <w:ind w:left="0"/>
        <w:rPr>
          <w:rFonts w:ascii="Helvetica" w:eastAsia="Times New Roman" w:hAnsi="Helvetica" w:cs="Helvetica"/>
          <w:color w:val="333333"/>
          <w:sz w:val="24"/>
          <w:szCs w:val="24"/>
        </w:rPr>
      </w:pPr>
      <w:hyperlink r:id="rId7" w:history="1">
        <w:r w:rsidRPr="001722A6">
          <w:rPr>
            <w:rFonts w:ascii="Helvetica" w:eastAsia="Times New Roman" w:hAnsi="Helvetica" w:cs="Helvetica"/>
            <w:color w:val="2C7EF0"/>
            <w:sz w:val="24"/>
            <w:szCs w:val="24"/>
          </w:rPr>
          <w:pict>
            <v:shape id="_x0000_i1026" type="#_x0000_t75" alt="" href="https://money.usnews.com/careers/best-jobs/software-developer" style="width:24pt;height:24pt" o:button="t"/>
          </w:pict>
        </w:r>
      </w:hyperlink>
    </w:p>
    <w:p w:rsidR="00A960A9" w:rsidRPr="00A960A9" w:rsidRDefault="001722A6" w:rsidP="00A960A9">
      <w:pPr>
        <w:shd w:val="clear" w:color="auto" w:fill="FFFFFF"/>
        <w:spacing w:after="100" w:afterAutospacing="1" w:line="240" w:lineRule="auto"/>
        <w:outlineLvl w:val="2"/>
        <w:rPr>
          <w:rFonts w:ascii="Helvetica" w:eastAsia="Times New Roman" w:hAnsi="Helvetica" w:cs="Helvetica"/>
          <w:color w:val="333333"/>
          <w:sz w:val="27"/>
          <w:szCs w:val="27"/>
        </w:rPr>
      </w:pPr>
      <w:hyperlink r:id="rId8" w:history="1">
        <w:r w:rsidR="00A960A9" w:rsidRPr="00A960A9">
          <w:rPr>
            <w:rFonts w:ascii="Helvetica" w:eastAsia="Times New Roman" w:hAnsi="Helvetica" w:cs="Helvetica"/>
            <w:color w:val="2C7EF0"/>
            <w:sz w:val="27"/>
            <w:szCs w:val="27"/>
          </w:rPr>
          <w:t>Software Developer</w:t>
        </w:r>
      </w:hyperlink>
    </w:p>
    <w:p w:rsidR="00A960A9" w:rsidRPr="00A960A9" w:rsidRDefault="001722A6" w:rsidP="00A960A9">
      <w:pPr>
        <w:shd w:val="clear" w:color="auto" w:fill="FFFFFF"/>
        <w:spacing w:after="100" w:afterAutospacing="1" w:line="240" w:lineRule="auto"/>
        <w:rPr>
          <w:rFonts w:ascii="inherit" w:eastAsia="Times New Roman" w:hAnsi="inherit" w:cs="Helvetica"/>
          <w:color w:val="333333"/>
          <w:sz w:val="24"/>
          <w:szCs w:val="24"/>
        </w:rPr>
      </w:pPr>
      <w:r w:rsidRPr="001722A6">
        <w:rPr>
          <w:rFonts w:ascii="inherit" w:eastAsia="Times New Roman" w:hAnsi="inherit" w:cs="Helvetica"/>
          <w:color w:val="333333"/>
          <w:sz w:val="24"/>
          <w:szCs w:val="24"/>
        </w:rPr>
        <w:pict>
          <v:shape id="_x0000_i1027" type="#_x0000_t75" alt="" style="width:24pt;height:24pt"/>
        </w:pict>
      </w:r>
      <w:r w:rsidR="00A960A9" w:rsidRPr="00A960A9">
        <w:rPr>
          <w:rFonts w:ascii="inherit" w:eastAsia="Times New Roman" w:hAnsi="inherit" w:cs="Helvetica"/>
          <w:color w:val="333333"/>
          <w:sz w:val="24"/>
          <w:szCs w:val="24"/>
        </w:rPr>
        <w:t> #2 in Best Technology Jobs</w:t>
      </w:r>
    </w:p>
    <w:p w:rsidR="00A960A9" w:rsidRPr="00A960A9" w:rsidRDefault="00A960A9" w:rsidP="001C08BD">
      <w:pPr>
        <w:shd w:val="clear" w:color="auto" w:fill="FFFFFF"/>
        <w:spacing w:before="100" w:beforeAutospacing="1" w:after="100" w:afterAutospacing="1" w:line="240" w:lineRule="auto"/>
        <w:jc w:val="both"/>
        <w:rPr>
          <w:rFonts w:ascii="inherit" w:eastAsia="Times New Roman" w:hAnsi="inherit" w:cs="Helvetica"/>
          <w:color w:val="333333"/>
          <w:sz w:val="24"/>
          <w:szCs w:val="24"/>
        </w:rPr>
      </w:pPr>
      <w:r w:rsidRPr="00A960A9">
        <w:rPr>
          <w:rFonts w:ascii="inherit" w:eastAsia="Times New Roman" w:hAnsi="inherit" w:cs="Helvetica"/>
          <w:color w:val="333333"/>
          <w:sz w:val="24"/>
          <w:szCs w:val="24"/>
        </w:rPr>
        <w:t>Software developers need to be innovative, creative and, of course, technical in order to succeed in this field. They might write new code or fix bugs in code to make it work better. The BLS predicts 19 percent employment growth with more than 135,000 new jobs opening up by 2024.</w:t>
      </w:r>
    </w:p>
    <w:p w:rsidR="00A960A9" w:rsidRPr="00A960A9" w:rsidRDefault="001722A6" w:rsidP="00A960A9">
      <w:pPr>
        <w:numPr>
          <w:ilvl w:val="0"/>
          <w:numId w:val="2"/>
        </w:numPr>
        <w:shd w:val="clear" w:color="auto" w:fill="FFFFFF"/>
        <w:spacing w:after="0" w:line="240" w:lineRule="auto"/>
        <w:ind w:left="0"/>
        <w:rPr>
          <w:rFonts w:ascii="Helvetica" w:eastAsia="Times New Roman" w:hAnsi="Helvetica" w:cs="Helvetica"/>
          <w:color w:val="333333"/>
          <w:sz w:val="24"/>
          <w:szCs w:val="24"/>
        </w:rPr>
      </w:pPr>
      <w:hyperlink r:id="rId9" w:history="1">
        <w:r w:rsidRPr="001722A6">
          <w:rPr>
            <w:rFonts w:ascii="Helvetica" w:eastAsia="Times New Roman" w:hAnsi="Helvetica" w:cs="Helvetica"/>
            <w:color w:val="2C7EF0"/>
            <w:sz w:val="24"/>
            <w:szCs w:val="24"/>
          </w:rPr>
          <w:pict>
            <v:shape id="_x0000_i1028" type="#_x0000_t75" alt="" href="https://money.usnews.com/careers/best-jobs/it-manager" style="width:24pt;height:24pt" o:button="t"/>
          </w:pict>
        </w:r>
      </w:hyperlink>
    </w:p>
    <w:p w:rsidR="00A960A9" w:rsidRPr="00A960A9" w:rsidRDefault="001722A6" w:rsidP="00A960A9">
      <w:pPr>
        <w:shd w:val="clear" w:color="auto" w:fill="FFFFFF"/>
        <w:spacing w:after="100" w:afterAutospacing="1" w:line="240" w:lineRule="auto"/>
        <w:outlineLvl w:val="2"/>
        <w:rPr>
          <w:rFonts w:ascii="Helvetica" w:eastAsia="Times New Roman" w:hAnsi="Helvetica" w:cs="Helvetica"/>
          <w:color w:val="333333"/>
          <w:sz w:val="27"/>
          <w:szCs w:val="27"/>
        </w:rPr>
      </w:pPr>
      <w:hyperlink r:id="rId10" w:history="1">
        <w:r w:rsidR="00A960A9" w:rsidRPr="00A960A9">
          <w:rPr>
            <w:rFonts w:ascii="Helvetica" w:eastAsia="Times New Roman" w:hAnsi="Helvetica" w:cs="Helvetica"/>
            <w:color w:val="2C7EF0"/>
            <w:sz w:val="27"/>
            <w:szCs w:val="27"/>
          </w:rPr>
          <w:t>IT Manager</w:t>
        </w:r>
      </w:hyperlink>
    </w:p>
    <w:p w:rsidR="00A960A9" w:rsidRPr="00A960A9" w:rsidRDefault="001722A6" w:rsidP="00A960A9">
      <w:pPr>
        <w:shd w:val="clear" w:color="auto" w:fill="FFFFFF"/>
        <w:spacing w:after="100" w:afterAutospacing="1" w:line="240" w:lineRule="auto"/>
        <w:rPr>
          <w:rFonts w:ascii="inherit" w:eastAsia="Times New Roman" w:hAnsi="inherit" w:cs="Helvetica"/>
          <w:color w:val="333333"/>
          <w:sz w:val="24"/>
          <w:szCs w:val="24"/>
        </w:rPr>
      </w:pPr>
      <w:r w:rsidRPr="001722A6">
        <w:rPr>
          <w:rFonts w:ascii="inherit" w:eastAsia="Times New Roman" w:hAnsi="inherit" w:cs="Helvetica"/>
          <w:color w:val="333333"/>
          <w:sz w:val="24"/>
          <w:szCs w:val="24"/>
        </w:rPr>
        <w:pict>
          <v:shape id="_x0000_i1029" type="#_x0000_t75" alt="" style="width:24pt;height:24pt"/>
        </w:pict>
      </w:r>
      <w:r w:rsidR="00A960A9" w:rsidRPr="00A960A9">
        <w:rPr>
          <w:rFonts w:ascii="inherit" w:eastAsia="Times New Roman" w:hAnsi="inherit" w:cs="Helvetica"/>
          <w:color w:val="333333"/>
          <w:sz w:val="24"/>
          <w:szCs w:val="24"/>
        </w:rPr>
        <w:t> #3 in Best Technology Jobs</w:t>
      </w:r>
    </w:p>
    <w:p w:rsidR="00A960A9" w:rsidRPr="00A960A9" w:rsidRDefault="00A960A9" w:rsidP="001C08BD">
      <w:pPr>
        <w:shd w:val="clear" w:color="auto" w:fill="FFFFFF"/>
        <w:spacing w:before="100" w:beforeAutospacing="1" w:after="100" w:afterAutospacing="1" w:line="240" w:lineRule="auto"/>
        <w:jc w:val="both"/>
        <w:rPr>
          <w:rFonts w:ascii="inherit" w:eastAsia="Times New Roman" w:hAnsi="inherit" w:cs="Helvetica"/>
          <w:color w:val="333333"/>
          <w:sz w:val="24"/>
          <w:szCs w:val="24"/>
        </w:rPr>
      </w:pPr>
      <w:r w:rsidRPr="00A960A9">
        <w:rPr>
          <w:rFonts w:ascii="inherit" w:eastAsia="Times New Roman" w:hAnsi="inherit" w:cs="Helvetica"/>
          <w:color w:val="333333"/>
          <w:sz w:val="24"/>
          <w:szCs w:val="24"/>
        </w:rPr>
        <w:t>Our increasingly digital workplace demands more IT managers, who coordinate computer-related activities for an organization. Duties include analyzing and recommending computer needs, installing and maintaining computer hardware and software, securing an office’s network and electronic documents and searching for new technologies and upgrade opportunities. The BLS expects employment to grow 15 percent from 2014 to 2024.</w:t>
      </w:r>
      <w:r w:rsidR="001C08BD" w:rsidRPr="00A960A9">
        <w:rPr>
          <w:rFonts w:ascii="inherit" w:eastAsia="Times New Roman" w:hAnsi="inherit" w:cs="Helvetica"/>
          <w:color w:val="333333"/>
          <w:sz w:val="24"/>
          <w:szCs w:val="24"/>
        </w:rPr>
        <w:t xml:space="preserve"> </w:t>
      </w:r>
    </w:p>
    <w:p w:rsidR="00A960A9" w:rsidRPr="00A960A9" w:rsidRDefault="001722A6" w:rsidP="00A960A9">
      <w:pPr>
        <w:numPr>
          <w:ilvl w:val="0"/>
          <w:numId w:val="2"/>
        </w:numPr>
        <w:shd w:val="clear" w:color="auto" w:fill="FFFFFF"/>
        <w:spacing w:after="0" w:line="240" w:lineRule="auto"/>
        <w:ind w:left="0"/>
        <w:rPr>
          <w:rFonts w:ascii="Helvetica" w:eastAsia="Times New Roman" w:hAnsi="Helvetica" w:cs="Helvetica"/>
          <w:color w:val="333333"/>
          <w:sz w:val="24"/>
          <w:szCs w:val="24"/>
        </w:rPr>
      </w:pPr>
      <w:hyperlink r:id="rId11" w:history="1">
        <w:r w:rsidRPr="001722A6">
          <w:rPr>
            <w:rFonts w:ascii="Helvetica" w:eastAsia="Times New Roman" w:hAnsi="Helvetica" w:cs="Helvetica"/>
            <w:color w:val="2C7EF0"/>
            <w:sz w:val="24"/>
            <w:szCs w:val="24"/>
          </w:rPr>
          <w:pict>
            <v:shape id="_x0000_i1030" type="#_x0000_t75" alt="" href="https://money.usnews.com/careers/best-jobs/web-developer" style="width:24pt;height:24pt" o:button="t"/>
          </w:pict>
        </w:r>
      </w:hyperlink>
    </w:p>
    <w:p w:rsidR="00A960A9" w:rsidRPr="00A960A9" w:rsidRDefault="001722A6" w:rsidP="00A960A9">
      <w:pPr>
        <w:shd w:val="clear" w:color="auto" w:fill="FFFFFF"/>
        <w:spacing w:after="100" w:afterAutospacing="1" w:line="240" w:lineRule="auto"/>
        <w:outlineLvl w:val="2"/>
        <w:rPr>
          <w:rFonts w:ascii="Helvetica" w:eastAsia="Times New Roman" w:hAnsi="Helvetica" w:cs="Helvetica"/>
          <w:color w:val="333333"/>
          <w:sz w:val="27"/>
          <w:szCs w:val="27"/>
        </w:rPr>
      </w:pPr>
      <w:hyperlink r:id="rId12" w:history="1">
        <w:r w:rsidR="00A960A9" w:rsidRPr="00A960A9">
          <w:rPr>
            <w:rFonts w:ascii="Helvetica" w:eastAsia="Times New Roman" w:hAnsi="Helvetica" w:cs="Helvetica"/>
            <w:color w:val="2C7EF0"/>
            <w:sz w:val="27"/>
            <w:szCs w:val="27"/>
          </w:rPr>
          <w:t>Web Developer</w:t>
        </w:r>
      </w:hyperlink>
    </w:p>
    <w:p w:rsidR="00A960A9" w:rsidRPr="00A960A9" w:rsidRDefault="001722A6" w:rsidP="00A960A9">
      <w:pPr>
        <w:shd w:val="clear" w:color="auto" w:fill="FFFFFF"/>
        <w:spacing w:after="100" w:afterAutospacing="1" w:line="240" w:lineRule="auto"/>
        <w:rPr>
          <w:rFonts w:ascii="inherit" w:eastAsia="Times New Roman" w:hAnsi="inherit" w:cs="Helvetica"/>
          <w:color w:val="333333"/>
          <w:sz w:val="24"/>
          <w:szCs w:val="24"/>
        </w:rPr>
      </w:pPr>
      <w:r w:rsidRPr="001722A6">
        <w:rPr>
          <w:rFonts w:ascii="inherit" w:eastAsia="Times New Roman" w:hAnsi="inherit" w:cs="Helvetica"/>
          <w:color w:val="333333"/>
          <w:sz w:val="24"/>
          <w:szCs w:val="24"/>
        </w:rPr>
        <w:pict>
          <v:shape id="_x0000_i1031" type="#_x0000_t75" alt="" style="width:24pt;height:24pt"/>
        </w:pict>
      </w:r>
      <w:r w:rsidR="00A960A9" w:rsidRPr="00A960A9">
        <w:rPr>
          <w:rFonts w:ascii="inherit" w:eastAsia="Times New Roman" w:hAnsi="inherit" w:cs="Helvetica"/>
          <w:color w:val="333333"/>
          <w:sz w:val="24"/>
          <w:szCs w:val="24"/>
        </w:rPr>
        <w:t> #4 in Best Technology Jobs</w:t>
      </w:r>
    </w:p>
    <w:p w:rsidR="00A960A9" w:rsidRPr="00A960A9" w:rsidRDefault="00A960A9" w:rsidP="001C08BD">
      <w:pPr>
        <w:shd w:val="clear" w:color="auto" w:fill="FFFFFF"/>
        <w:spacing w:before="100" w:beforeAutospacing="1" w:after="100" w:afterAutospacing="1" w:line="240" w:lineRule="auto"/>
        <w:jc w:val="both"/>
        <w:rPr>
          <w:rFonts w:ascii="inherit" w:eastAsia="Times New Roman" w:hAnsi="inherit" w:cs="Helvetica"/>
          <w:color w:val="333333"/>
          <w:sz w:val="24"/>
          <w:szCs w:val="24"/>
        </w:rPr>
      </w:pPr>
      <w:r w:rsidRPr="00A960A9">
        <w:rPr>
          <w:rFonts w:ascii="inherit" w:eastAsia="Times New Roman" w:hAnsi="inherit" w:cs="Helvetica"/>
          <w:color w:val="333333"/>
          <w:sz w:val="24"/>
          <w:szCs w:val="24"/>
        </w:rPr>
        <w:t>Web developers create everything you see on your favorite websites, from the special effects to the search functionality. This is also one of the fastest-growing jobs for 2016, and it oftentimes requires only an associate degree if you have the desire to code. The Labor Department predicts a 27 percent employment growth by 2024.</w:t>
      </w:r>
      <w:r w:rsidR="001C08BD" w:rsidRPr="00A960A9">
        <w:rPr>
          <w:rFonts w:ascii="inherit" w:eastAsia="Times New Roman" w:hAnsi="inherit" w:cs="Helvetica"/>
          <w:color w:val="333333"/>
          <w:sz w:val="24"/>
          <w:szCs w:val="24"/>
        </w:rPr>
        <w:t xml:space="preserve"> </w:t>
      </w:r>
    </w:p>
    <w:p w:rsidR="00A960A9" w:rsidRPr="00A960A9" w:rsidRDefault="001722A6" w:rsidP="00A960A9">
      <w:pPr>
        <w:numPr>
          <w:ilvl w:val="0"/>
          <w:numId w:val="2"/>
        </w:numPr>
        <w:shd w:val="clear" w:color="auto" w:fill="FFFFFF"/>
        <w:spacing w:after="0" w:line="240" w:lineRule="auto"/>
        <w:ind w:left="0"/>
        <w:rPr>
          <w:rFonts w:ascii="Helvetica" w:eastAsia="Times New Roman" w:hAnsi="Helvetica" w:cs="Helvetica"/>
          <w:color w:val="333333"/>
          <w:sz w:val="24"/>
          <w:szCs w:val="24"/>
        </w:rPr>
      </w:pPr>
      <w:hyperlink r:id="rId13" w:history="1">
        <w:r w:rsidRPr="001722A6">
          <w:rPr>
            <w:rFonts w:ascii="Helvetica" w:eastAsia="Times New Roman" w:hAnsi="Helvetica" w:cs="Helvetica"/>
            <w:color w:val="2C7EF0"/>
            <w:sz w:val="24"/>
            <w:szCs w:val="24"/>
          </w:rPr>
          <w:pict>
            <v:shape id="_x0000_i1032" type="#_x0000_t75" alt="" href="https://money.usnews.com/careers/best-jobs/computer-network-architect" style="width:24pt;height:24pt" o:button="t"/>
          </w:pict>
        </w:r>
      </w:hyperlink>
    </w:p>
    <w:p w:rsidR="00A960A9" w:rsidRPr="00A960A9" w:rsidRDefault="001722A6" w:rsidP="00A960A9">
      <w:pPr>
        <w:shd w:val="clear" w:color="auto" w:fill="FFFFFF"/>
        <w:spacing w:after="100" w:afterAutospacing="1" w:line="240" w:lineRule="auto"/>
        <w:outlineLvl w:val="2"/>
        <w:rPr>
          <w:rFonts w:ascii="Helvetica" w:eastAsia="Times New Roman" w:hAnsi="Helvetica" w:cs="Helvetica"/>
          <w:color w:val="333333"/>
          <w:sz w:val="27"/>
          <w:szCs w:val="27"/>
        </w:rPr>
      </w:pPr>
      <w:hyperlink r:id="rId14" w:history="1">
        <w:r w:rsidR="00A960A9" w:rsidRPr="00A960A9">
          <w:rPr>
            <w:rFonts w:ascii="Helvetica" w:eastAsia="Times New Roman" w:hAnsi="Helvetica" w:cs="Helvetica"/>
            <w:color w:val="2C7EF0"/>
            <w:sz w:val="27"/>
            <w:szCs w:val="27"/>
          </w:rPr>
          <w:t>Computer Network Architect</w:t>
        </w:r>
      </w:hyperlink>
    </w:p>
    <w:p w:rsidR="00A960A9" w:rsidRPr="00A960A9" w:rsidRDefault="001722A6" w:rsidP="00A960A9">
      <w:pPr>
        <w:shd w:val="clear" w:color="auto" w:fill="FFFFFF"/>
        <w:spacing w:after="100" w:afterAutospacing="1" w:line="240" w:lineRule="auto"/>
        <w:rPr>
          <w:rFonts w:ascii="inherit" w:eastAsia="Times New Roman" w:hAnsi="inherit" w:cs="Helvetica"/>
          <w:color w:val="333333"/>
          <w:sz w:val="24"/>
          <w:szCs w:val="24"/>
        </w:rPr>
      </w:pPr>
      <w:r w:rsidRPr="001722A6">
        <w:rPr>
          <w:rFonts w:ascii="inherit" w:eastAsia="Times New Roman" w:hAnsi="inherit" w:cs="Helvetica"/>
          <w:color w:val="333333"/>
          <w:sz w:val="24"/>
          <w:szCs w:val="24"/>
        </w:rPr>
        <w:pict>
          <v:shape id="_x0000_i1033" type="#_x0000_t75" alt="" style="width:24pt;height:24pt"/>
        </w:pict>
      </w:r>
      <w:r w:rsidR="00A960A9" w:rsidRPr="00A960A9">
        <w:rPr>
          <w:rFonts w:ascii="inherit" w:eastAsia="Times New Roman" w:hAnsi="inherit" w:cs="Helvetica"/>
          <w:color w:val="333333"/>
          <w:sz w:val="24"/>
          <w:szCs w:val="24"/>
        </w:rPr>
        <w:t> #5 in Best Technology Jobs</w:t>
      </w:r>
    </w:p>
    <w:p w:rsidR="00A960A9" w:rsidRPr="00A960A9" w:rsidRDefault="00A960A9" w:rsidP="001C08BD">
      <w:pPr>
        <w:shd w:val="clear" w:color="auto" w:fill="FFFFFF"/>
        <w:spacing w:before="100" w:beforeAutospacing="1" w:after="100" w:afterAutospacing="1" w:line="240" w:lineRule="auto"/>
        <w:jc w:val="both"/>
        <w:rPr>
          <w:rFonts w:ascii="inherit" w:eastAsia="Times New Roman" w:hAnsi="inherit" w:cs="Helvetica"/>
          <w:color w:val="333333"/>
          <w:sz w:val="24"/>
          <w:szCs w:val="24"/>
        </w:rPr>
      </w:pPr>
      <w:r w:rsidRPr="00A960A9">
        <w:rPr>
          <w:rFonts w:ascii="inherit" w:eastAsia="Times New Roman" w:hAnsi="inherit" w:cs="Helvetica"/>
          <w:color w:val="333333"/>
          <w:sz w:val="24"/>
          <w:szCs w:val="24"/>
        </w:rPr>
        <w:t xml:space="preserve">If you've ever saved something to the cloud, then you've depended on the handiwork of a computer network architect. These professionals design, build and maintain a variety of data communication networks, from expansive cloud infrastructures to smaller intranets. According to the BLS, the computer network architecture profession is growing at a rate of 9 percent from 2014 to 2024, which should result in 12,700 new </w:t>
      </w:r>
      <w:proofErr w:type="spellStart"/>
      <w:r w:rsidRPr="00A960A9">
        <w:rPr>
          <w:rFonts w:ascii="inherit" w:eastAsia="Times New Roman" w:hAnsi="inherit" w:cs="Helvetica"/>
          <w:color w:val="333333"/>
          <w:sz w:val="24"/>
          <w:szCs w:val="24"/>
        </w:rPr>
        <w:t>jobs.</w:t>
      </w:r>
      <w:hyperlink r:id="rId15" w:history="1">
        <w:proofErr w:type="gramStart"/>
        <w:r w:rsidRPr="00A960A9">
          <w:rPr>
            <w:rFonts w:ascii="inherit" w:eastAsia="Times New Roman" w:hAnsi="inherit" w:cs="Helvetica"/>
            <w:color w:val="2C7EF0"/>
            <w:sz w:val="24"/>
            <w:szCs w:val="24"/>
          </w:rPr>
          <w:t>more</w:t>
        </w:r>
        <w:proofErr w:type="spellEnd"/>
        <w:proofErr w:type="gramEnd"/>
      </w:hyperlink>
    </w:p>
    <w:p w:rsidR="00A960A9" w:rsidRPr="00A960A9" w:rsidRDefault="001722A6" w:rsidP="00A960A9">
      <w:pPr>
        <w:numPr>
          <w:ilvl w:val="0"/>
          <w:numId w:val="2"/>
        </w:numPr>
        <w:shd w:val="clear" w:color="auto" w:fill="FFFFFF"/>
        <w:spacing w:after="0" w:line="240" w:lineRule="auto"/>
        <w:ind w:left="0"/>
        <w:rPr>
          <w:rFonts w:ascii="Helvetica" w:eastAsia="Times New Roman" w:hAnsi="Helvetica" w:cs="Helvetica"/>
          <w:color w:val="333333"/>
          <w:sz w:val="24"/>
          <w:szCs w:val="24"/>
        </w:rPr>
      </w:pPr>
      <w:hyperlink r:id="rId16" w:history="1">
        <w:r w:rsidRPr="001722A6">
          <w:rPr>
            <w:rFonts w:ascii="Helvetica" w:eastAsia="Times New Roman" w:hAnsi="Helvetica" w:cs="Helvetica"/>
            <w:color w:val="2C7EF0"/>
            <w:sz w:val="24"/>
            <w:szCs w:val="24"/>
          </w:rPr>
          <w:pict>
            <v:shape id="_x0000_i1034" type="#_x0000_t75" alt="" href="https://money.usnews.com/careers/best-jobs/database-administrator" style="width:24pt;height:24pt" o:button="t"/>
          </w:pict>
        </w:r>
      </w:hyperlink>
    </w:p>
    <w:p w:rsidR="00A960A9" w:rsidRPr="00A960A9" w:rsidRDefault="001722A6" w:rsidP="00A960A9">
      <w:pPr>
        <w:shd w:val="clear" w:color="auto" w:fill="FFFFFF"/>
        <w:spacing w:after="100" w:afterAutospacing="1" w:line="240" w:lineRule="auto"/>
        <w:outlineLvl w:val="2"/>
        <w:rPr>
          <w:rFonts w:ascii="Helvetica" w:eastAsia="Times New Roman" w:hAnsi="Helvetica" w:cs="Helvetica"/>
          <w:color w:val="333333"/>
          <w:sz w:val="27"/>
          <w:szCs w:val="27"/>
        </w:rPr>
      </w:pPr>
      <w:hyperlink r:id="rId17" w:history="1">
        <w:r w:rsidR="00A960A9" w:rsidRPr="00A960A9">
          <w:rPr>
            <w:rFonts w:ascii="Helvetica" w:eastAsia="Times New Roman" w:hAnsi="Helvetica" w:cs="Helvetica"/>
            <w:color w:val="2C7EF0"/>
            <w:sz w:val="27"/>
            <w:szCs w:val="27"/>
          </w:rPr>
          <w:t>Database Administrator</w:t>
        </w:r>
      </w:hyperlink>
    </w:p>
    <w:p w:rsidR="00A960A9" w:rsidRPr="00A960A9" w:rsidRDefault="001722A6" w:rsidP="00A960A9">
      <w:pPr>
        <w:shd w:val="clear" w:color="auto" w:fill="FFFFFF"/>
        <w:spacing w:after="100" w:afterAutospacing="1" w:line="240" w:lineRule="auto"/>
        <w:rPr>
          <w:rFonts w:ascii="inherit" w:eastAsia="Times New Roman" w:hAnsi="inherit" w:cs="Helvetica"/>
          <w:color w:val="333333"/>
          <w:sz w:val="24"/>
          <w:szCs w:val="24"/>
        </w:rPr>
      </w:pPr>
      <w:r w:rsidRPr="001722A6">
        <w:rPr>
          <w:rFonts w:ascii="inherit" w:eastAsia="Times New Roman" w:hAnsi="inherit" w:cs="Helvetica"/>
          <w:color w:val="333333"/>
          <w:sz w:val="24"/>
          <w:szCs w:val="24"/>
        </w:rPr>
        <w:pict>
          <v:shape id="_x0000_i1035" type="#_x0000_t75" alt="" style="width:24pt;height:24pt"/>
        </w:pict>
      </w:r>
      <w:r w:rsidR="00A960A9" w:rsidRPr="00A960A9">
        <w:rPr>
          <w:rFonts w:ascii="inherit" w:eastAsia="Times New Roman" w:hAnsi="inherit" w:cs="Helvetica"/>
          <w:color w:val="333333"/>
          <w:sz w:val="24"/>
          <w:szCs w:val="24"/>
        </w:rPr>
        <w:t> #6 in Best Technology Jobs</w:t>
      </w:r>
    </w:p>
    <w:p w:rsidR="00A960A9" w:rsidRPr="00A960A9" w:rsidRDefault="00A960A9" w:rsidP="001C08BD">
      <w:pPr>
        <w:shd w:val="clear" w:color="auto" w:fill="FFFFFF"/>
        <w:spacing w:before="100" w:beforeAutospacing="1" w:after="100" w:afterAutospacing="1" w:line="240" w:lineRule="auto"/>
        <w:jc w:val="both"/>
        <w:rPr>
          <w:rFonts w:ascii="inherit" w:eastAsia="Times New Roman" w:hAnsi="inherit" w:cs="Helvetica"/>
          <w:color w:val="333333"/>
          <w:sz w:val="24"/>
          <w:szCs w:val="24"/>
        </w:rPr>
      </w:pPr>
      <w:r w:rsidRPr="00A960A9">
        <w:rPr>
          <w:rFonts w:ascii="inherit" w:eastAsia="Times New Roman" w:hAnsi="inherit" w:cs="Helvetica"/>
          <w:color w:val="333333"/>
          <w:sz w:val="24"/>
          <w:szCs w:val="24"/>
        </w:rPr>
        <w:t>While the pronunciation of the word “data” always seems to be up for debate, the importance of protecting said data is not. Database administrators set up databases according to a company’s requirements, in addition to maintaining its operations and implementing the appropriate security measures. According to the BLS, 13,400 new database administrator positions will open</w:t>
      </w:r>
      <w:r w:rsidR="001C08BD">
        <w:rPr>
          <w:rFonts w:ascii="inherit" w:eastAsia="Times New Roman" w:hAnsi="inherit" w:cs="Helvetica"/>
          <w:color w:val="333333"/>
          <w:sz w:val="24"/>
          <w:szCs w:val="24"/>
        </w:rPr>
        <w:t>.</w:t>
      </w:r>
      <w:r w:rsidR="001C08BD" w:rsidRPr="00A960A9">
        <w:rPr>
          <w:rFonts w:ascii="inherit" w:eastAsia="Times New Roman" w:hAnsi="inherit" w:cs="Helvetica"/>
          <w:color w:val="333333"/>
          <w:sz w:val="24"/>
          <w:szCs w:val="24"/>
        </w:rPr>
        <w:t xml:space="preserve"> </w:t>
      </w:r>
    </w:p>
    <w:p w:rsidR="00A960A9" w:rsidRPr="00A960A9" w:rsidRDefault="001722A6" w:rsidP="00A960A9">
      <w:pPr>
        <w:numPr>
          <w:ilvl w:val="0"/>
          <w:numId w:val="2"/>
        </w:numPr>
        <w:shd w:val="clear" w:color="auto" w:fill="FFFFFF"/>
        <w:spacing w:after="0" w:line="240" w:lineRule="auto"/>
        <w:ind w:left="0"/>
        <w:rPr>
          <w:rFonts w:ascii="Helvetica" w:eastAsia="Times New Roman" w:hAnsi="Helvetica" w:cs="Helvetica"/>
          <w:color w:val="333333"/>
          <w:sz w:val="24"/>
          <w:szCs w:val="24"/>
        </w:rPr>
      </w:pPr>
      <w:hyperlink r:id="rId18" w:history="1">
        <w:r w:rsidRPr="001722A6">
          <w:rPr>
            <w:rFonts w:ascii="Helvetica" w:eastAsia="Times New Roman" w:hAnsi="Helvetica" w:cs="Helvetica"/>
            <w:color w:val="2C7EF0"/>
            <w:sz w:val="24"/>
            <w:szCs w:val="24"/>
          </w:rPr>
          <w:pict>
            <v:shape id="_x0000_i1036" type="#_x0000_t75" alt="" href="https://money.usnews.com/careers/best-jobs/information-security-analyst" style="width:24pt;height:24pt" o:button="t"/>
          </w:pict>
        </w:r>
      </w:hyperlink>
    </w:p>
    <w:p w:rsidR="00A960A9" w:rsidRPr="00A960A9" w:rsidRDefault="001722A6" w:rsidP="00A960A9">
      <w:pPr>
        <w:shd w:val="clear" w:color="auto" w:fill="FFFFFF"/>
        <w:spacing w:after="100" w:afterAutospacing="1" w:line="240" w:lineRule="auto"/>
        <w:outlineLvl w:val="2"/>
        <w:rPr>
          <w:rFonts w:ascii="Helvetica" w:eastAsia="Times New Roman" w:hAnsi="Helvetica" w:cs="Helvetica"/>
          <w:color w:val="333333"/>
          <w:sz w:val="27"/>
          <w:szCs w:val="27"/>
        </w:rPr>
      </w:pPr>
      <w:hyperlink r:id="rId19" w:history="1">
        <w:r w:rsidR="00A960A9" w:rsidRPr="00A960A9">
          <w:rPr>
            <w:rFonts w:ascii="Helvetica" w:eastAsia="Times New Roman" w:hAnsi="Helvetica" w:cs="Helvetica"/>
            <w:color w:val="2C7EF0"/>
            <w:sz w:val="27"/>
            <w:szCs w:val="27"/>
          </w:rPr>
          <w:t>Information Security Analyst</w:t>
        </w:r>
      </w:hyperlink>
    </w:p>
    <w:p w:rsidR="00A960A9" w:rsidRPr="00A960A9" w:rsidRDefault="001722A6" w:rsidP="00A960A9">
      <w:pPr>
        <w:shd w:val="clear" w:color="auto" w:fill="FFFFFF"/>
        <w:spacing w:after="100" w:afterAutospacing="1" w:line="240" w:lineRule="auto"/>
        <w:rPr>
          <w:rFonts w:ascii="inherit" w:eastAsia="Times New Roman" w:hAnsi="inherit" w:cs="Helvetica"/>
          <w:color w:val="333333"/>
          <w:sz w:val="24"/>
          <w:szCs w:val="24"/>
        </w:rPr>
      </w:pPr>
      <w:r w:rsidRPr="001722A6">
        <w:rPr>
          <w:rFonts w:ascii="inherit" w:eastAsia="Times New Roman" w:hAnsi="inherit" w:cs="Helvetica"/>
          <w:color w:val="333333"/>
          <w:sz w:val="24"/>
          <w:szCs w:val="24"/>
        </w:rPr>
        <w:pict>
          <v:shape id="_x0000_i1037" type="#_x0000_t75" alt="" style="width:24pt;height:24pt"/>
        </w:pict>
      </w:r>
      <w:r w:rsidR="00A960A9" w:rsidRPr="00A960A9">
        <w:rPr>
          <w:rFonts w:ascii="inherit" w:eastAsia="Times New Roman" w:hAnsi="inherit" w:cs="Helvetica"/>
          <w:color w:val="333333"/>
          <w:sz w:val="24"/>
          <w:szCs w:val="24"/>
        </w:rPr>
        <w:t> #7 in Best Technology Jobs</w:t>
      </w:r>
    </w:p>
    <w:p w:rsidR="00A960A9" w:rsidRPr="00A960A9" w:rsidRDefault="00A960A9" w:rsidP="001C08BD">
      <w:pPr>
        <w:shd w:val="clear" w:color="auto" w:fill="FFFFFF"/>
        <w:spacing w:before="100" w:beforeAutospacing="1" w:after="100" w:afterAutospacing="1" w:line="240" w:lineRule="auto"/>
        <w:jc w:val="both"/>
        <w:rPr>
          <w:rFonts w:ascii="inherit" w:eastAsia="Times New Roman" w:hAnsi="inherit" w:cs="Helvetica"/>
          <w:color w:val="333333"/>
          <w:sz w:val="24"/>
          <w:szCs w:val="24"/>
        </w:rPr>
      </w:pPr>
      <w:r w:rsidRPr="00A960A9">
        <w:rPr>
          <w:rFonts w:ascii="inherit" w:eastAsia="Times New Roman" w:hAnsi="inherit" w:cs="Helvetica"/>
          <w:color w:val="333333"/>
          <w:sz w:val="24"/>
          <w:szCs w:val="24"/>
        </w:rPr>
        <w:t xml:space="preserve">As concern about </w:t>
      </w:r>
      <w:proofErr w:type="spellStart"/>
      <w:r w:rsidRPr="00A960A9">
        <w:rPr>
          <w:rFonts w:ascii="inherit" w:eastAsia="Times New Roman" w:hAnsi="inherit" w:cs="Helvetica"/>
          <w:color w:val="333333"/>
          <w:sz w:val="24"/>
          <w:szCs w:val="24"/>
        </w:rPr>
        <w:t>cybersecurity</w:t>
      </w:r>
      <w:proofErr w:type="spellEnd"/>
      <w:r w:rsidRPr="00A960A9">
        <w:rPr>
          <w:rFonts w:ascii="inherit" w:eastAsia="Times New Roman" w:hAnsi="inherit" w:cs="Helvetica"/>
          <w:color w:val="333333"/>
          <w:sz w:val="24"/>
          <w:szCs w:val="24"/>
        </w:rPr>
        <w:t xml:space="preserve"> grows, so does the demand for information security analysts. The BLS predicts employment to grow 18 percent between 2014 and 2024. It is the duty of these professionals to prepare and carry out security measures that protect a company’s computer networks and </w:t>
      </w:r>
      <w:proofErr w:type="spellStart"/>
      <w:r w:rsidRPr="00A960A9">
        <w:rPr>
          <w:rFonts w:ascii="inherit" w:eastAsia="Times New Roman" w:hAnsi="inherit" w:cs="Helvetica"/>
          <w:color w:val="333333"/>
          <w:sz w:val="24"/>
          <w:szCs w:val="24"/>
        </w:rPr>
        <w:t>systems.</w:t>
      </w:r>
      <w:hyperlink r:id="rId20" w:history="1">
        <w:proofErr w:type="gramStart"/>
        <w:r w:rsidRPr="00A960A9">
          <w:rPr>
            <w:rFonts w:ascii="inherit" w:eastAsia="Times New Roman" w:hAnsi="inherit" w:cs="Helvetica"/>
            <w:color w:val="2C7EF0"/>
            <w:sz w:val="24"/>
            <w:szCs w:val="24"/>
          </w:rPr>
          <w:t>more</w:t>
        </w:r>
        <w:proofErr w:type="spellEnd"/>
        <w:proofErr w:type="gramEnd"/>
      </w:hyperlink>
    </w:p>
    <w:p w:rsidR="00A960A9" w:rsidRPr="00A960A9" w:rsidRDefault="001722A6" w:rsidP="00A960A9">
      <w:pPr>
        <w:numPr>
          <w:ilvl w:val="0"/>
          <w:numId w:val="2"/>
        </w:numPr>
        <w:shd w:val="clear" w:color="auto" w:fill="FFFFFF"/>
        <w:spacing w:after="0" w:line="240" w:lineRule="auto"/>
        <w:ind w:left="0"/>
        <w:rPr>
          <w:rFonts w:ascii="Helvetica" w:eastAsia="Times New Roman" w:hAnsi="Helvetica" w:cs="Helvetica"/>
          <w:color w:val="333333"/>
          <w:sz w:val="24"/>
          <w:szCs w:val="24"/>
        </w:rPr>
      </w:pPr>
      <w:hyperlink r:id="rId21" w:history="1">
        <w:r w:rsidRPr="001722A6">
          <w:rPr>
            <w:rFonts w:ascii="Helvetica" w:eastAsia="Times New Roman" w:hAnsi="Helvetica" w:cs="Helvetica"/>
            <w:color w:val="2C7EF0"/>
            <w:sz w:val="24"/>
            <w:szCs w:val="24"/>
          </w:rPr>
          <w:pict>
            <v:shape id="_x0000_i1038" type="#_x0000_t75" alt="" href="https://money.usnews.com/careers/best-jobs/computer-support-specialist" style="width:24pt;height:24pt" o:button="t"/>
          </w:pict>
        </w:r>
      </w:hyperlink>
    </w:p>
    <w:p w:rsidR="00A960A9" w:rsidRPr="00A960A9" w:rsidRDefault="001722A6" w:rsidP="00A960A9">
      <w:pPr>
        <w:shd w:val="clear" w:color="auto" w:fill="FFFFFF"/>
        <w:spacing w:after="100" w:afterAutospacing="1" w:line="240" w:lineRule="auto"/>
        <w:outlineLvl w:val="2"/>
        <w:rPr>
          <w:rFonts w:ascii="Helvetica" w:eastAsia="Times New Roman" w:hAnsi="Helvetica" w:cs="Helvetica"/>
          <w:color w:val="333333"/>
          <w:sz w:val="27"/>
          <w:szCs w:val="27"/>
        </w:rPr>
      </w:pPr>
      <w:hyperlink r:id="rId22" w:history="1">
        <w:r w:rsidR="00A960A9" w:rsidRPr="00A960A9">
          <w:rPr>
            <w:rFonts w:ascii="Helvetica" w:eastAsia="Times New Roman" w:hAnsi="Helvetica" w:cs="Helvetica"/>
            <w:color w:val="2C7EF0"/>
            <w:sz w:val="27"/>
            <w:szCs w:val="27"/>
          </w:rPr>
          <w:t>Computer Support Specialist</w:t>
        </w:r>
      </w:hyperlink>
    </w:p>
    <w:p w:rsidR="00A960A9" w:rsidRPr="00A960A9" w:rsidRDefault="001722A6" w:rsidP="00A960A9">
      <w:pPr>
        <w:shd w:val="clear" w:color="auto" w:fill="FFFFFF"/>
        <w:spacing w:after="100" w:afterAutospacing="1" w:line="240" w:lineRule="auto"/>
        <w:rPr>
          <w:rFonts w:ascii="inherit" w:eastAsia="Times New Roman" w:hAnsi="inherit" w:cs="Helvetica"/>
          <w:color w:val="333333"/>
          <w:sz w:val="24"/>
          <w:szCs w:val="24"/>
        </w:rPr>
      </w:pPr>
      <w:r w:rsidRPr="001722A6">
        <w:rPr>
          <w:rFonts w:ascii="inherit" w:eastAsia="Times New Roman" w:hAnsi="inherit" w:cs="Helvetica"/>
          <w:color w:val="333333"/>
          <w:sz w:val="24"/>
          <w:szCs w:val="24"/>
        </w:rPr>
        <w:pict>
          <v:shape id="_x0000_i1039" type="#_x0000_t75" alt="" style="width:24pt;height:24pt"/>
        </w:pict>
      </w:r>
      <w:r w:rsidR="00A960A9" w:rsidRPr="00A960A9">
        <w:rPr>
          <w:rFonts w:ascii="inherit" w:eastAsia="Times New Roman" w:hAnsi="inherit" w:cs="Helvetica"/>
          <w:color w:val="333333"/>
          <w:sz w:val="24"/>
          <w:szCs w:val="24"/>
        </w:rPr>
        <w:t> #8 in Best Technology Jobs</w:t>
      </w:r>
    </w:p>
    <w:p w:rsidR="00A960A9" w:rsidRPr="00A960A9" w:rsidRDefault="00A960A9" w:rsidP="00A960A9">
      <w:pPr>
        <w:shd w:val="clear" w:color="auto" w:fill="FFFFFF"/>
        <w:spacing w:before="100" w:beforeAutospacing="1" w:after="100" w:afterAutospacing="1" w:line="240" w:lineRule="auto"/>
        <w:jc w:val="both"/>
        <w:rPr>
          <w:rFonts w:ascii="inherit" w:eastAsia="Times New Roman" w:hAnsi="inherit" w:cs="Helvetica"/>
          <w:color w:val="333333"/>
          <w:sz w:val="24"/>
          <w:szCs w:val="24"/>
        </w:rPr>
      </w:pPr>
      <w:r w:rsidRPr="00A960A9">
        <w:rPr>
          <w:rFonts w:ascii="inherit" w:eastAsia="Times New Roman" w:hAnsi="inherit" w:cs="Helvetica"/>
          <w:color w:val="333333"/>
          <w:sz w:val="24"/>
          <w:szCs w:val="24"/>
        </w:rPr>
        <w:t>A computer support specialist’s job is a combination of customer service and troubleshooting. These specialists help computer owners and users troubleshoot and fix problems. The BLS projects 88,800 new jobs will open in the field from 2014 to 2024.</w:t>
      </w:r>
      <w:hyperlink r:id="rId23" w:history="1">
        <w:proofErr w:type="gramStart"/>
        <w:r w:rsidRPr="00A960A9">
          <w:rPr>
            <w:rFonts w:ascii="inherit" w:eastAsia="Times New Roman" w:hAnsi="inherit" w:cs="Helvetica"/>
            <w:color w:val="2C7EF0"/>
            <w:sz w:val="24"/>
            <w:szCs w:val="24"/>
          </w:rPr>
          <w:t>more</w:t>
        </w:r>
        <w:proofErr w:type="gramEnd"/>
      </w:hyperlink>
    </w:p>
    <w:p w:rsidR="00A960A9" w:rsidRPr="00A960A9" w:rsidRDefault="001722A6" w:rsidP="00A960A9">
      <w:pPr>
        <w:numPr>
          <w:ilvl w:val="0"/>
          <w:numId w:val="2"/>
        </w:numPr>
        <w:shd w:val="clear" w:color="auto" w:fill="FFFFFF"/>
        <w:spacing w:after="0" w:line="240" w:lineRule="auto"/>
        <w:ind w:left="0"/>
        <w:rPr>
          <w:rFonts w:ascii="Helvetica" w:eastAsia="Times New Roman" w:hAnsi="Helvetica" w:cs="Helvetica"/>
          <w:color w:val="333333"/>
          <w:sz w:val="24"/>
          <w:szCs w:val="24"/>
        </w:rPr>
      </w:pPr>
      <w:hyperlink r:id="rId24" w:history="1">
        <w:r w:rsidRPr="001722A6">
          <w:rPr>
            <w:rFonts w:ascii="Helvetica" w:eastAsia="Times New Roman" w:hAnsi="Helvetica" w:cs="Helvetica"/>
            <w:color w:val="2C7EF0"/>
            <w:sz w:val="24"/>
            <w:szCs w:val="24"/>
          </w:rPr>
          <w:pict>
            <v:shape id="_x0000_i1040" type="#_x0000_t75" alt="" href="https://money.usnews.com/careers/best-jobs/network-and-computer-systems-administrator" style="width:24pt;height:24pt" o:button="t"/>
          </w:pict>
        </w:r>
      </w:hyperlink>
    </w:p>
    <w:p w:rsidR="00A960A9" w:rsidRPr="00A960A9" w:rsidRDefault="001722A6" w:rsidP="00A960A9">
      <w:pPr>
        <w:shd w:val="clear" w:color="auto" w:fill="FFFFFF"/>
        <w:spacing w:after="100" w:afterAutospacing="1" w:line="240" w:lineRule="auto"/>
        <w:outlineLvl w:val="2"/>
        <w:rPr>
          <w:rFonts w:ascii="Helvetica" w:eastAsia="Times New Roman" w:hAnsi="Helvetica" w:cs="Helvetica"/>
          <w:color w:val="333333"/>
          <w:sz w:val="27"/>
          <w:szCs w:val="27"/>
        </w:rPr>
      </w:pPr>
      <w:hyperlink r:id="rId25" w:history="1">
        <w:r w:rsidR="00A960A9" w:rsidRPr="00A960A9">
          <w:rPr>
            <w:rFonts w:ascii="Helvetica" w:eastAsia="Times New Roman" w:hAnsi="Helvetica" w:cs="Helvetica"/>
            <w:color w:val="2C7EF0"/>
            <w:sz w:val="27"/>
            <w:szCs w:val="27"/>
          </w:rPr>
          <w:t>Computer Systems Administrator</w:t>
        </w:r>
      </w:hyperlink>
    </w:p>
    <w:p w:rsidR="00A960A9" w:rsidRPr="00A960A9" w:rsidRDefault="001722A6" w:rsidP="00A960A9">
      <w:pPr>
        <w:shd w:val="clear" w:color="auto" w:fill="FFFFFF"/>
        <w:spacing w:after="100" w:afterAutospacing="1" w:line="240" w:lineRule="auto"/>
        <w:rPr>
          <w:rFonts w:ascii="inherit" w:eastAsia="Times New Roman" w:hAnsi="inherit" w:cs="Helvetica"/>
          <w:color w:val="333333"/>
          <w:sz w:val="24"/>
          <w:szCs w:val="24"/>
        </w:rPr>
      </w:pPr>
      <w:r w:rsidRPr="001722A6">
        <w:rPr>
          <w:rFonts w:ascii="inherit" w:eastAsia="Times New Roman" w:hAnsi="inherit" w:cs="Helvetica"/>
          <w:color w:val="333333"/>
          <w:sz w:val="24"/>
          <w:szCs w:val="24"/>
        </w:rPr>
        <w:pict>
          <v:shape id="_x0000_i1041" type="#_x0000_t75" alt="" style="width:24pt;height:24pt"/>
        </w:pict>
      </w:r>
      <w:r w:rsidR="00A960A9" w:rsidRPr="00A960A9">
        <w:rPr>
          <w:rFonts w:ascii="inherit" w:eastAsia="Times New Roman" w:hAnsi="inherit" w:cs="Helvetica"/>
          <w:color w:val="333333"/>
          <w:sz w:val="24"/>
          <w:szCs w:val="24"/>
        </w:rPr>
        <w:t> #9 in Best Technology Jobs</w:t>
      </w:r>
    </w:p>
    <w:p w:rsidR="00A960A9" w:rsidRPr="00A960A9" w:rsidRDefault="00A960A9" w:rsidP="00A960A9">
      <w:pPr>
        <w:shd w:val="clear" w:color="auto" w:fill="FFFFFF"/>
        <w:spacing w:before="100" w:beforeAutospacing="1" w:after="100" w:afterAutospacing="1" w:line="240" w:lineRule="auto"/>
        <w:jc w:val="both"/>
        <w:rPr>
          <w:rFonts w:ascii="inherit" w:eastAsia="Times New Roman" w:hAnsi="inherit" w:cs="Helvetica"/>
          <w:color w:val="333333"/>
          <w:sz w:val="24"/>
          <w:szCs w:val="24"/>
        </w:rPr>
      </w:pPr>
      <w:r w:rsidRPr="00A960A9">
        <w:rPr>
          <w:rFonts w:ascii="inherit" w:eastAsia="Times New Roman" w:hAnsi="inherit" w:cs="Helvetica"/>
          <w:color w:val="333333"/>
          <w:sz w:val="24"/>
          <w:szCs w:val="24"/>
        </w:rPr>
        <w:t xml:space="preserve">Computer systems administrators perform duties ranging from identifying and fixing network issues to updating equipment and software. These administrators are in demand. From 2014 to 2024, the BLS projects that 30,200 jobs will be added to the </w:t>
      </w:r>
      <w:proofErr w:type="spellStart"/>
      <w:r w:rsidRPr="00A960A9">
        <w:rPr>
          <w:rFonts w:ascii="inherit" w:eastAsia="Times New Roman" w:hAnsi="inherit" w:cs="Helvetica"/>
          <w:color w:val="333333"/>
          <w:sz w:val="24"/>
          <w:szCs w:val="24"/>
        </w:rPr>
        <w:t>field.</w:t>
      </w:r>
      <w:hyperlink r:id="rId26" w:history="1">
        <w:proofErr w:type="gramStart"/>
        <w:r w:rsidRPr="00A960A9">
          <w:rPr>
            <w:rFonts w:ascii="inherit" w:eastAsia="Times New Roman" w:hAnsi="inherit" w:cs="Helvetica"/>
            <w:color w:val="2C7EF0"/>
            <w:sz w:val="24"/>
            <w:szCs w:val="24"/>
          </w:rPr>
          <w:t>more</w:t>
        </w:r>
        <w:proofErr w:type="spellEnd"/>
        <w:proofErr w:type="gramEnd"/>
      </w:hyperlink>
    </w:p>
    <w:p w:rsidR="00A960A9" w:rsidRPr="00A960A9" w:rsidRDefault="001722A6" w:rsidP="00A960A9">
      <w:pPr>
        <w:numPr>
          <w:ilvl w:val="0"/>
          <w:numId w:val="2"/>
        </w:numPr>
        <w:shd w:val="clear" w:color="auto" w:fill="FFFFFF"/>
        <w:spacing w:after="0" w:line="240" w:lineRule="auto"/>
        <w:ind w:left="0"/>
        <w:rPr>
          <w:rFonts w:ascii="Helvetica" w:eastAsia="Times New Roman" w:hAnsi="Helvetica" w:cs="Helvetica"/>
          <w:color w:val="333333"/>
          <w:sz w:val="24"/>
          <w:szCs w:val="24"/>
        </w:rPr>
      </w:pPr>
      <w:hyperlink r:id="rId27" w:history="1">
        <w:r w:rsidRPr="001722A6">
          <w:rPr>
            <w:rFonts w:ascii="Helvetica" w:eastAsia="Times New Roman" w:hAnsi="Helvetica" w:cs="Helvetica"/>
            <w:color w:val="2C7EF0"/>
            <w:sz w:val="24"/>
            <w:szCs w:val="24"/>
          </w:rPr>
          <w:pict>
            <v:shape id="_x0000_i1042" type="#_x0000_t75" alt="" href="https://money.usnews.com/careers/best-jobs/computer-programmer" style="width:24pt;height:24pt" o:button="t"/>
          </w:pict>
        </w:r>
      </w:hyperlink>
    </w:p>
    <w:p w:rsidR="00A960A9" w:rsidRPr="00A960A9" w:rsidRDefault="001722A6" w:rsidP="00A960A9">
      <w:pPr>
        <w:shd w:val="clear" w:color="auto" w:fill="FFFFFF"/>
        <w:spacing w:after="100" w:afterAutospacing="1" w:line="240" w:lineRule="auto"/>
        <w:outlineLvl w:val="2"/>
        <w:rPr>
          <w:rFonts w:ascii="Helvetica" w:eastAsia="Times New Roman" w:hAnsi="Helvetica" w:cs="Helvetica"/>
          <w:color w:val="333333"/>
          <w:sz w:val="27"/>
          <w:szCs w:val="27"/>
        </w:rPr>
      </w:pPr>
      <w:hyperlink r:id="rId28" w:history="1">
        <w:r w:rsidR="00A960A9" w:rsidRPr="00A960A9">
          <w:rPr>
            <w:rFonts w:ascii="Helvetica" w:eastAsia="Times New Roman" w:hAnsi="Helvetica" w:cs="Helvetica"/>
            <w:color w:val="2C7EF0"/>
            <w:sz w:val="27"/>
            <w:szCs w:val="27"/>
          </w:rPr>
          <w:t>Computer Programmer</w:t>
        </w:r>
      </w:hyperlink>
    </w:p>
    <w:p w:rsidR="00A960A9" w:rsidRPr="00A960A9" w:rsidRDefault="001722A6" w:rsidP="00A960A9">
      <w:pPr>
        <w:shd w:val="clear" w:color="auto" w:fill="FFFFFF"/>
        <w:spacing w:after="100" w:afterAutospacing="1" w:line="240" w:lineRule="auto"/>
        <w:rPr>
          <w:rFonts w:ascii="inherit" w:eastAsia="Times New Roman" w:hAnsi="inherit" w:cs="Helvetica"/>
          <w:color w:val="333333"/>
          <w:sz w:val="24"/>
          <w:szCs w:val="24"/>
        </w:rPr>
      </w:pPr>
      <w:r w:rsidRPr="001722A6">
        <w:rPr>
          <w:rFonts w:ascii="inherit" w:eastAsia="Times New Roman" w:hAnsi="inherit" w:cs="Helvetica"/>
          <w:color w:val="333333"/>
          <w:sz w:val="24"/>
          <w:szCs w:val="24"/>
        </w:rPr>
        <w:pict>
          <v:shape id="_x0000_i1043" type="#_x0000_t75" alt="" style="width:24pt;height:24pt"/>
        </w:pict>
      </w:r>
      <w:r w:rsidR="00A960A9" w:rsidRPr="00A960A9">
        <w:rPr>
          <w:rFonts w:ascii="inherit" w:eastAsia="Times New Roman" w:hAnsi="inherit" w:cs="Helvetica"/>
          <w:color w:val="333333"/>
          <w:sz w:val="24"/>
          <w:szCs w:val="24"/>
        </w:rPr>
        <w:t> #10 in Best Technology Jobs</w:t>
      </w:r>
    </w:p>
    <w:p w:rsidR="00A960A9" w:rsidRPr="00A960A9" w:rsidRDefault="00A960A9" w:rsidP="00A960A9">
      <w:pPr>
        <w:shd w:val="clear" w:color="auto" w:fill="FFFFFF"/>
        <w:spacing w:before="100" w:beforeAutospacing="1" w:after="100" w:afterAutospacing="1" w:line="240" w:lineRule="auto"/>
        <w:jc w:val="both"/>
        <w:rPr>
          <w:rFonts w:ascii="inherit" w:eastAsia="Times New Roman" w:hAnsi="inherit" w:cs="Helvetica"/>
          <w:color w:val="333333"/>
          <w:sz w:val="24"/>
          <w:szCs w:val="24"/>
        </w:rPr>
      </w:pPr>
      <w:r w:rsidRPr="00A960A9">
        <w:rPr>
          <w:rFonts w:ascii="inherit" w:eastAsia="Times New Roman" w:hAnsi="inherit" w:cs="Helvetica"/>
          <w:color w:val="333333"/>
          <w:sz w:val="24"/>
          <w:szCs w:val="24"/>
        </w:rPr>
        <w:t xml:space="preserve">Computer programmers write the code that makes software programs run. In addition to writing and converting code and maintaining and testing software and programs, a huge part of this job involves problem solving. Programmers address issues that arise when converting programs into code and debug when necessary. According to the BLS, employment in the field is expected to decline 8 percent from 2014 to 2024 because companies may hire computer programmers from other countries with lower </w:t>
      </w:r>
      <w:proofErr w:type="spellStart"/>
      <w:r w:rsidRPr="00A960A9">
        <w:rPr>
          <w:rFonts w:ascii="inherit" w:eastAsia="Times New Roman" w:hAnsi="inherit" w:cs="Helvetica"/>
          <w:color w:val="333333"/>
          <w:sz w:val="24"/>
          <w:szCs w:val="24"/>
        </w:rPr>
        <w:t>wages.</w:t>
      </w:r>
      <w:hyperlink r:id="rId29" w:history="1">
        <w:proofErr w:type="gramStart"/>
        <w:r w:rsidRPr="00A960A9">
          <w:rPr>
            <w:rFonts w:ascii="inherit" w:eastAsia="Times New Roman" w:hAnsi="inherit" w:cs="Helvetica"/>
            <w:color w:val="2C7EF0"/>
            <w:sz w:val="24"/>
            <w:szCs w:val="24"/>
          </w:rPr>
          <w:t>more</w:t>
        </w:r>
        <w:proofErr w:type="spellEnd"/>
        <w:proofErr w:type="gramEnd"/>
      </w:hyperlink>
    </w:p>
    <w:p w:rsidR="001C08BD" w:rsidRDefault="001C08BD" w:rsidP="00290DC0">
      <w:pPr>
        <w:rPr>
          <w:rFonts w:ascii="inherit" w:eastAsia="Times New Roman" w:hAnsi="inherit" w:cs="Helvetica"/>
          <w:color w:val="333333"/>
          <w:sz w:val="24"/>
          <w:szCs w:val="24"/>
        </w:rPr>
      </w:pPr>
      <w:proofErr w:type="gramStart"/>
      <w:r>
        <w:rPr>
          <w:rFonts w:ascii="inherit" w:eastAsia="Times New Roman" w:hAnsi="inherit" w:cs="Helvetica"/>
          <w:color w:val="333333"/>
          <w:sz w:val="24"/>
          <w:szCs w:val="24"/>
        </w:rPr>
        <w:t>question</w:t>
      </w:r>
      <w:proofErr w:type="gramEnd"/>
      <w:r>
        <w:rPr>
          <w:rFonts w:ascii="inherit" w:eastAsia="Times New Roman" w:hAnsi="inherit" w:cs="Helvetica"/>
          <w:color w:val="333333"/>
          <w:sz w:val="24"/>
          <w:szCs w:val="24"/>
        </w:rPr>
        <w:t xml:space="preserve">; </w:t>
      </w:r>
    </w:p>
    <w:p w:rsidR="00A960A9" w:rsidRPr="001C08BD" w:rsidRDefault="001C08BD" w:rsidP="001C08BD">
      <w:pPr>
        <w:pStyle w:val="ListParagraph"/>
        <w:numPr>
          <w:ilvl w:val="0"/>
          <w:numId w:val="3"/>
        </w:numPr>
        <w:rPr>
          <w:sz w:val="28"/>
          <w:szCs w:val="28"/>
        </w:rPr>
      </w:pPr>
      <w:r w:rsidRPr="001C08BD">
        <w:rPr>
          <w:rFonts w:ascii="inherit" w:eastAsia="Times New Roman" w:hAnsi="inherit" w:cs="Helvetica"/>
          <w:color w:val="333333"/>
          <w:sz w:val="24"/>
          <w:szCs w:val="24"/>
        </w:rPr>
        <w:t>define career</w:t>
      </w:r>
    </w:p>
    <w:p w:rsidR="001C08BD" w:rsidRPr="001C08BD" w:rsidRDefault="001C08BD" w:rsidP="001C08BD">
      <w:pPr>
        <w:pStyle w:val="ListParagraph"/>
        <w:numPr>
          <w:ilvl w:val="0"/>
          <w:numId w:val="3"/>
        </w:numPr>
        <w:rPr>
          <w:sz w:val="28"/>
          <w:szCs w:val="28"/>
        </w:rPr>
      </w:pPr>
      <w:r>
        <w:rPr>
          <w:rFonts w:ascii="inherit" w:eastAsia="Times New Roman" w:hAnsi="inherit" w:cs="Helvetica"/>
          <w:color w:val="333333"/>
          <w:sz w:val="24"/>
          <w:szCs w:val="24"/>
        </w:rPr>
        <w:t>list 5 related profession in technology</w:t>
      </w:r>
    </w:p>
    <w:p w:rsidR="001C08BD" w:rsidRDefault="00452FC2" w:rsidP="001C08BD">
      <w:pPr>
        <w:pStyle w:val="ListParagraph"/>
        <w:rPr>
          <w:rFonts w:ascii="inherit" w:eastAsia="Times New Roman" w:hAnsi="inherit" w:cs="Helvetica"/>
          <w:color w:val="333333"/>
          <w:sz w:val="24"/>
          <w:szCs w:val="24"/>
        </w:rPr>
      </w:pPr>
      <w:proofErr w:type="gramStart"/>
      <w:r>
        <w:rPr>
          <w:rFonts w:ascii="inherit" w:eastAsia="Times New Roman" w:hAnsi="inherit" w:cs="Helvetica"/>
          <w:color w:val="333333"/>
          <w:sz w:val="24"/>
          <w:szCs w:val="24"/>
        </w:rPr>
        <w:t>week</w:t>
      </w:r>
      <w:proofErr w:type="gramEnd"/>
      <w:r>
        <w:rPr>
          <w:rFonts w:ascii="inherit" w:eastAsia="Times New Roman" w:hAnsi="inherit" w:cs="Helvetica"/>
          <w:color w:val="333333"/>
          <w:sz w:val="24"/>
          <w:szCs w:val="24"/>
        </w:rPr>
        <w:t xml:space="preserve"> 2; processing of materials</w:t>
      </w:r>
    </w:p>
    <w:p w:rsidR="00452FC2" w:rsidRDefault="00452FC2" w:rsidP="001C08BD">
      <w:pPr>
        <w:pStyle w:val="ListParagraph"/>
        <w:rPr>
          <w:rFonts w:ascii="inherit" w:eastAsia="Times New Roman" w:hAnsi="inherit" w:cs="Helvetica" w:hint="eastAsia"/>
          <w:color w:val="333333"/>
          <w:sz w:val="24"/>
          <w:szCs w:val="24"/>
        </w:rPr>
      </w:pPr>
      <w:r>
        <w:rPr>
          <w:rFonts w:ascii="inherit" w:eastAsia="Times New Roman" w:hAnsi="inherit" w:cs="Helvetica"/>
          <w:color w:val="333333"/>
          <w:sz w:val="24"/>
          <w:szCs w:val="24"/>
        </w:rPr>
        <w:t>[</w:t>
      </w:r>
      <w:proofErr w:type="gramStart"/>
      <w:r>
        <w:rPr>
          <w:rFonts w:ascii="inherit" w:eastAsia="Times New Roman" w:hAnsi="inherit" w:cs="Helvetica"/>
          <w:color w:val="333333"/>
          <w:sz w:val="24"/>
          <w:szCs w:val="24"/>
        </w:rPr>
        <w:t>wood</w:t>
      </w:r>
      <w:proofErr w:type="gramEnd"/>
      <w:r>
        <w:rPr>
          <w:rFonts w:ascii="inherit" w:eastAsia="Times New Roman" w:hAnsi="inherit" w:cs="Helvetica" w:hint="eastAsia"/>
          <w:color w:val="333333"/>
          <w:sz w:val="24"/>
          <w:szCs w:val="24"/>
        </w:rPr>
        <w:t>];</w:t>
      </w:r>
    </w:p>
    <w:p w:rsidR="00452FC2" w:rsidRDefault="00452FC2" w:rsidP="00452FC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Wood processing</w:t>
      </w:r>
      <w:r>
        <w:rPr>
          <w:rFonts w:ascii="Arial" w:hAnsi="Arial" w:cs="Arial"/>
          <w:color w:val="222222"/>
          <w:sz w:val="21"/>
          <w:szCs w:val="21"/>
        </w:rPr>
        <w:t> is an </w:t>
      </w:r>
      <w:hyperlink r:id="rId30" w:tooltip="Engineering" w:history="1">
        <w:r>
          <w:rPr>
            <w:rStyle w:val="Hyperlink"/>
            <w:rFonts w:ascii="Arial" w:hAnsi="Arial" w:cs="Arial"/>
            <w:color w:val="0B0080"/>
            <w:sz w:val="21"/>
            <w:szCs w:val="21"/>
            <w:u w:val="none"/>
          </w:rPr>
          <w:t>engineering</w:t>
        </w:r>
      </w:hyperlink>
      <w:r>
        <w:rPr>
          <w:rFonts w:ascii="Arial" w:hAnsi="Arial" w:cs="Arial"/>
          <w:color w:val="222222"/>
          <w:sz w:val="21"/>
          <w:szCs w:val="21"/>
        </w:rPr>
        <w:t> discipline comprising the production of forest products, such as pulp and </w:t>
      </w:r>
      <w:hyperlink r:id="rId31" w:tooltip="Paper" w:history="1">
        <w:r>
          <w:rPr>
            <w:rStyle w:val="Hyperlink"/>
            <w:rFonts w:ascii="Arial" w:hAnsi="Arial" w:cs="Arial"/>
            <w:color w:val="0B0080"/>
            <w:sz w:val="21"/>
            <w:szCs w:val="21"/>
            <w:u w:val="none"/>
          </w:rPr>
          <w:t>paper</w:t>
        </w:r>
      </w:hyperlink>
      <w:r>
        <w:rPr>
          <w:rFonts w:ascii="Arial" w:hAnsi="Arial" w:cs="Arial"/>
          <w:color w:val="222222"/>
          <w:sz w:val="21"/>
          <w:szCs w:val="21"/>
        </w:rPr>
        <w:t>, construction materials, and </w:t>
      </w:r>
      <w:hyperlink r:id="rId32" w:tooltip="Tall oil" w:history="1">
        <w:r>
          <w:rPr>
            <w:rStyle w:val="Hyperlink"/>
            <w:rFonts w:ascii="Arial" w:hAnsi="Arial" w:cs="Arial"/>
            <w:color w:val="0B0080"/>
            <w:sz w:val="21"/>
            <w:szCs w:val="21"/>
            <w:u w:val="none"/>
          </w:rPr>
          <w:t>tall oil</w:t>
        </w:r>
      </w:hyperlink>
      <w:r>
        <w:rPr>
          <w:rFonts w:ascii="Arial" w:hAnsi="Arial" w:cs="Arial"/>
          <w:color w:val="222222"/>
          <w:sz w:val="21"/>
          <w:szCs w:val="21"/>
        </w:rPr>
        <w:t>. </w:t>
      </w:r>
      <w:hyperlink r:id="rId33" w:tooltip="Paper engineering" w:history="1">
        <w:r>
          <w:rPr>
            <w:rStyle w:val="Hyperlink"/>
            <w:rFonts w:ascii="Arial" w:hAnsi="Arial" w:cs="Arial"/>
            <w:color w:val="0B0080"/>
            <w:sz w:val="21"/>
            <w:szCs w:val="21"/>
            <w:u w:val="none"/>
          </w:rPr>
          <w:t>Paper engineering</w:t>
        </w:r>
      </w:hyperlink>
      <w:r>
        <w:rPr>
          <w:rFonts w:ascii="Arial" w:hAnsi="Arial" w:cs="Arial"/>
          <w:color w:val="222222"/>
          <w:sz w:val="21"/>
          <w:szCs w:val="21"/>
        </w:rPr>
        <w:t xml:space="preserve"> is a subfield of wood processing. The major wood product categories are: sawn timber, wood-based panels, wood chips, paper and paper products and miscellaneous others including poles and railway sleepers. Forest </w:t>
      </w:r>
      <w:r>
        <w:rPr>
          <w:rFonts w:ascii="Arial" w:hAnsi="Arial" w:cs="Arial"/>
          <w:color w:val="222222"/>
          <w:sz w:val="21"/>
          <w:szCs w:val="21"/>
        </w:rPr>
        <w:lastRenderedPageBreak/>
        <w:t>product processing technologies have undergone extraordinary advances in some of the above categories. Improvements have been achieved in recovery rates, durability and protection, greater utilization of NTFPs such as various grain stalks and bamboo, and the development of new products such as reconstituted wood-panels. Progress has not been homogenous in all the forest product utilization categories. Although there is little information available on the subjects of technology acquisition, adaptation and innovation for the forest-based industrial sector, it is clear that sawmilling has been far less affected by the spread of innovations than the manufacturing of panel products.</w:t>
      </w:r>
      <w:hyperlink r:id="rId34" w:anchor="cite_note-1" w:history="1">
        <w:r>
          <w:rPr>
            <w:rStyle w:val="Hyperlink"/>
            <w:rFonts w:ascii="Arial" w:hAnsi="Arial" w:cs="Arial"/>
            <w:color w:val="0B0080"/>
            <w:sz w:val="17"/>
            <w:szCs w:val="17"/>
            <w:u w:val="none"/>
            <w:vertAlign w:val="superscript"/>
          </w:rPr>
          <w:t>[1]</w:t>
        </w:r>
      </w:hyperlink>
    </w:p>
    <w:p w:rsidR="00452FC2" w:rsidRDefault="00452FC2" w:rsidP="00452FC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Wood processing produces additives for further processing of timber, wood chips, cellulose and other prefabricated material.</w:t>
      </w:r>
    </w:p>
    <w:p w:rsidR="00452FC2" w:rsidRDefault="00452FC2" w:rsidP="00452FC2">
      <w:pPr>
        <w:pStyle w:val="Heading1"/>
        <w:shd w:val="clear" w:color="auto" w:fill="FFFFFF"/>
        <w:spacing w:before="300" w:after="675" w:line="1125" w:lineRule="atLeast"/>
        <w:rPr>
          <w:rFonts w:ascii="inherit" w:hAnsi="inherit" w:cs="Helvetica"/>
          <w:color w:val="4D4D4D"/>
          <w:sz w:val="90"/>
          <w:szCs w:val="90"/>
        </w:rPr>
      </w:pPr>
      <w:r>
        <w:rPr>
          <w:rFonts w:ascii="inherit" w:hAnsi="inherit" w:cs="Helvetica"/>
          <w:color w:val="4D4D4D"/>
          <w:sz w:val="90"/>
          <w:szCs w:val="90"/>
        </w:rPr>
        <w:t>6 steps to successful tree felling</w:t>
      </w:r>
    </w:p>
    <w:p w:rsidR="00452FC2" w:rsidRDefault="00452FC2" w:rsidP="00452FC2">
      <w:pPr>
        <w:pStyle w:val="lead"/>
        <w:shd w:val="clear" w:color="auto" w:fill="FFFFFF"/>
        <w:spacing w:before="0" w:beforeAutospacing="0" w:after="300" w:afterAutospacing="0" w:line="240" w:lineRule="atLeast"/>
        <w:rPr>
          <w:rFonts w:ascii="Helvetica" w:hAnsi="Helvetica" w:cs="Helvetica"/>
          <w:i/>
          <w:iCs/>
          <w:color w:val="4D4D4D"/>
          <w:sz w:val="36"/>
          <w:szCs w:val="36"/>
        </w:rPr>
      </w:pPr>
      <w:r>
        <w:rPr>
          <w:rFonts w:ascii="Helvetica" w:hAnsi="Helvetica" w:cs="Helvetica"/>
          <w:i/>
          <w:iCs/>
          <w:color w:val="4D4D4D"/>
          <w:sz w:val="36"/>
          <w:szCs w:val="36"/>
        </w:rPr>
        <w:t>When felling trees, the correct working techniques are essential for not only creating a safe working environment, but also working more effectively.</w:t>
      </w:r>
    </w:p>
    <w:p w:rsidR="00452FC2" w:rsidRDefault="00452FC2" w:rsidP="00452FC2">
      <w:pPr>
        <w:shd w:val="clear" w:color="auto" w:fill="FFFFFF"/>
        <w:rPr>
          <w:rFonts w:ascii="Helvetica" w:hAnsi="Helvetica" w:cs="Helvetica"/>
          <w:color w:val="4D4D4D"/>
          <w:sz w:val="23"/>
          <w:szCs w:val="23"/>
        </w:rPr>
      </w:pPr>
      <w:r>
        <w:rPr>
          <w:rFonts w:ascii="Helvetica" w:hAnsi="Helvetica" w:cs="Helvetica"/>
          <w:color w:val="4D4D4D"/>
          <w:sz w:val="23"/>
          <w:szCs w:val="23"/>
        </w:rPr>
        <w:pict>
          <v:shape id="_x0000_i1044" type="#_x0000_t75" alt="" style="width:24pt;height:24pt"/>
        </w:pict>
      </w:r>
    </w:p>
    <w:p w:rsidR="00452FC2" w:rsidRDefault="00452FC2" w:rsidP="00452FC2">
      <w:pPr>
        <w:pStyle w:val="Heading3"/>
        <w:shd w:val="clear" w:color="auto" w:fill="FFFFFF"/>
        <w:spacing w:before="300" w:beforeAutospacing="0" w:after="300" w:afterAutospacing="0" w:line="435" w:lineRule="atLeast"/>
        <w:rPr>
          <w:rFonts w:ascii="inherit" w:hAnsi="inherit" w:cs="Helvetica"/>
          <w:color w:val="4D4D4D"/>
          <w:sz w:val="36"/>
          <w:szCs w:val="36"/>
        </w:rPr>
      </w:pPr>
      <w:r>
        <w:rPr>
          <w:rFonts w:ascii="inherit" w:hAnsi="inherit" w:cs="Helvetica"/>
          <w:color w:val="4D4D4D"/>
          <w:sz w:val="36"/>
          <w:szCs w:val="36"/>
        </w:rPr>
        <w:t>1. Plan ahead</w:t>
      </w:r>
    </w:p>
    <w:p w:rsidR="00452FC2" w:rsidRDefault="00452FC2" w:rsidP="00452FC2">
      <w:pPr>
        <w:shd w:val="clear" w:color="auto" w:fill="FFFFFF"/>
        <w:spacing w:before="300" w:after="300"/>
        <w:rPr>
          <w:rFonts w:ascii="Helvetica" w:hAnsi="Helvetica" w:cs="Helvetica"/>
          <w:color w:val="4D4D4D"/>
          <w:sz w:val="23"/>
          <w:szCs w:val="23"/>
        </w:rPr>
      </w:pPr>
      <w:r>
        <w:rPr>
          <w:rFonts w:ascii="Helvetica" w:hAnsi="Helvetica" w:cs="Helvetica"/>
          <w:color w:val="4D4D4D"/>
          <w:sz w:val="23"/>
          <w:szCs w:val="23"/>
        </w:rPr>
        <w:pict>
          <v:rect id="_x0000_i1045" style="width:0;height:0" o:hralign="center" o:hrstd="t" o:hr="t" fillcolor="#a0a0a0" stroked="f"/>
        </w:pict>
      </w:r>
    </w:p>
    <w:p w:rsidR="00452FC2" w:rsidRDefault="00452FC2" w:rsidP="00452FC2">
      <w:pPr>
        <w:pStyle w:val="NormalWeb"/>
        <w:shd w:val="clear" w:color="auto" w:fill="FFFFFF"/>
        <w:spacing w:before="0" w:beforeAutospacing="0" w:after="300" w:afterAutospacing="0" w:line="315" w:lineRule="atLeast"/>
        <w:rPr>
          <w:rFonts w:ascii="Helvetica" w:hAnsi="Helvetica" w:cs="Helvetica"/>
          <w:color w:val="4D4D4D"/>
          <w:sz w:val="23"/>
          <w:szCs w:val="23"/>
        </w:rPr>
      </w:pPr>
      <w:r>
        <w:rPr>
          <w:rFonts w:ascii="Helvetica" w:hAnsi="Helvetica" w:cs="Helvetica"/>
          <w:color w:val="4D4D4D"/>
          <w:sz w:val="23"/>
          <w:szCs w:val="23"/>
        </w:rPr>
        <w:t xml:space="preserve">When it comes to tree removal using a chainsaw, preparation is </w:t>
      </w:r>
      <w:proofErr w:type="gramStart"/>
      <w:r>
        <w:rPr>
          <w:rFonts w:ascii="Helvetica" w:hAnsi="Helvetica" w:cs="Helvetica"/>
          <w:color w:val="4D4D4D"/>
          <w:sz w:val="23"/>
          <w:szCs w:val="23"/>
        </w:rPr>
        <w:t>key</w:t>
      </w:r>
      <w:proofErr w:type="gramEnd"/>
      <w:r>
        <w:rPr>
          <w:rFonts w:ascii="Helvetica" w:hAnsi="Helvetica" w:cs="Helvetica"/>
          <w:color w:val="4D4D4D"/>
          <w:sz w:val="23"/>
          <w:szCs w:val="23"/>
        </w:rPr>
        <w:t>. If you plan the felling and which forestry equipment to bring, not only are you in for a safer working session, but your post-felling work will also be a lot easier. First, ask yourself if there are any major obstacles – such as overhead lines, roads or buildings – in the area. Deploy warning signs if you know that a road crosses the work area or that a lot of people pass by on a daily basis. </w:t>
      </w:r>
    </w:p>
    <w:p w:rsidR="00452FC2" w:rsidRDefault="00452FC2" w:rsidP="00452FC2">
      <w:pPr>
        <w:shd w:val="clear" w:color="auto" w:fill="FFFFFF"/>
        <w:rPr>
          <w:rFonts w:ascii="Helvetica" w:hAnsi="Helvetica" w:cs="Helvetica"/>
          <w:color w:val="4D4D4D"/>
          <w:sz w:val="23"/>
          <w:szCs w:val="23"/>
        </w:rPr>
      </w:pPr>
      <w:r>
        <w:rPr>
          <w:rFonts w:ascii="Helvetica" w:hAnsi="Helvetica" w:cs="Helvetica"/>
          <w:color w:val="4D4D4D"/>
          <w:sz w:val="23"/>
          <w:szCs w:val="23"/>
        </w:rPr>
        <w:pict>
          <v:shape id="_x0000_i1046" type="#_x0000_t75" alt="Planning is key when felling trees" style="width:24pt;height:24pt"/>
        </w:pict>
      </w:r>
    </w:p>
    <w:p w:rsidR="00452FC2" w:rsidRDefault="00452FC2" w:rsidP="00452FC2">
      <w:pPr>
        <w:pStyle w:val="Heading3"/>
        <w:shd w:val="clear" w:color="auto" w:fill="FFFFFF"/>
        <w:spacing w:before="300" w:beforeAutospacing="0" w:after="300" w:afterAutospacing="0" w:line="435" w:lineRule="atLeast"/>
        <w:rPr>
          <w:rFonts w:ascii="inherit" w:hAnsi="inherit" w:cs="Helvetica"/>
          <w:color w:val="4D4D4D"/>
          <w:sz w:val="36"/>
          <w:szCs w:val="36"/>
        </w:rPr>
      </w:pPr>
      <w:r>
        <w:rPr>
          <w:rFonts w:ascii="inherit" w:hAnsi="inherit" w:cs="Helvetica"/>
          <w:color w:val="4D4D4D"/>
          <w:sz w:val="36"/>
          <w:szCs w:val="36"/>
        </w:rPr>
        <w:t>2. Check the felling direction</w:t>
      </w:r>
    </w:p>
    <w:p w:rsidR="00452FC2" w:rsidRDefault="00452FC2" w:rsidP="00452FC2">
      <w:pPr>
        <w:shd w:val="clear" w:color="auto" w:fill="FFFFFF"/>
        <w:spacing w:before="300" w:after="300"/>
        <w:rPr>
          <w:rFonts w:ascii="Helvetica" w:hAnsi="Helvetica" w:cs="Helvetica"/>
          <w:color w:val="4D4D4D"/>
          <w:sz w:val="23"/>
          <w:szCs w:val="23"/>
        </w:rPr>
      </w:pPr>
      <w:r>
        <w:rPr>
          <w:rFonts w:ascii="Helvetica" w:hAnsi="Helvetica" w:cs="Helvetica"/>
          <w:color w:val="4D4D4D"/>
          <w:sz w:val="23"/>
          <w:szCs w:val="23"/>
        </w:rPr>
        <w:pict>
          <v:rect id="_x0000_i1047" style="width:0;height:0" o:hralign="center" o:hrstd="t" o:hr="t" fillcolor="#a0a0a0" stroked="f"/>
        </w:pict>
      </w:r>
    </w:p>
    <w:p w:rsidR="00452FC2" w:rsidRDefault="00452FC2" w:rsidP="00452FC2">
      <w:pPr>
        <w:pStyle w:val="NormalWeb"/>
        <w:shd w:val="clear" w:color="auto" w:fill="FFFFFF"/>
        <w:spacing w:before="0" w:beforeAutospacing="0" w:after="300" w:afterAutospacing="0" w:line="315" w:lineRule="atLeast"/>
        <w:rPr>
          <w:rFonts w:ascii="Helvetica" w:hAnsi="Helvetica" w:cs="Helvetica"/>
          <w:color w:val="4D4D4D"/>
          <w:sz w:val="23"/>
          <w:szCs w:val="23"/>
        </w:rPr>
      </w:pPr>
      <w:r>
        <w:rPr>
          <w:rFonts w:ascii="Helvetica" w:hAnsi="Helvetica" w:cs="Helvetica"/>
          <w:color w:val="4D4D4D"/>
          <w:sz w:val="23"/>
          <w:szCs w:val="23"/>
        </w:rPr>
        <w:lastRenderedPageBreak/>
        <w:t>Continue by carefully studying the tree to determining the felling direction. How do the branches look and how do they grow? Also, take the wind direction into consideration. If you’re unsure of the tree’s natural direction of fall, step away from the tree and check with a plumb line (see fact box for details). Clear around the tree in the intended felling direction. Also clear about 45 degrees behind the tree in both directions, creating your path of retreat.</w:t>
      </w:r>
    </w:p>
    <w:p w:rsidR="00452FC2" w:rsidRDefault="00452FC2" w:rsidP="00452FC2">
      <w:pPr>
        <w:shd w:val="clear" w:color="auto" w:fill="FFFFFF"/>
        <w:rPr>
          <w:rFonts w:ascii="Helvetica" w:hAnsi="Helvetica" w:cs="Helvetica"/>
          <w:color w:val="4D4D4D"/>
          <w:sz w:val="23"/>
          <w:szCs w:val="23"/>
        </w:rPr>
      </w:pPr>
      <w:r>
        <w:rPr>
          <w:rFonts w:ascii="Helvetica" w:hAnsi="Helvetica" w:cs="Helvetica"/>
          <w:color w:val="4D4D4D"/>
          <w:sz w:val="23"/>
          <w:szCs w:val="23"/>
        </w:rPr>
        <w:pict>
          <v:shape id="_x0000_i1048" type="#_x0000_t75" alt="Check the felling direction" style="width:24pt;height:24pt"/>
        </w:pict>
      </w:r>
    </w:p>
    <w:p w:rsidR="00452FC2" w:rsidRDefault="00452FC2" w:rsidP="00452FC2">
      <w:pPr>
        <w:pStyle w:val="Heading3"/>
        <w:shd w:val="clear" w:color="auto" w:fill="FFFFFF"/>
        <w:spacing w:before="300" w:beforeAutospacing="0" w:after="300" w:afterAutospacing="0" w:line="435" w:lineRule="atLeast"/>
        <w:rPr>
          <w:rFonts w:ascii="inherit" w:hAnsi="inherit" w:cs="Helvetica"/>
          <w:color w:val="4D4D4D"/>
          <w:sz w:val="36"/>
          <w:szCs w:val="36"/>
        </w:rPr>
      </w:pPr>
      <w:r>
        <w:rPr>
          <w:rFonts w:ascii="inherit" w:hAnsi="inherit" w:cs="Helvetica"/>
          <w:color w:val="4D4D4D"/>
          <w:sz w:val="36"/>
          <w:szCs w:val="36"/>
        </w:rPr>
        <w:t>3. Prune the trunk</w:t>
      </w:r>
    </w:p>
    <w:p w:rsidR="00452FC2" w:rsidRDefault="00452FC2" w:rsidP="00452FC2">
      <w:pPr>
        <w:shd w:val="clear" w:color="auto" w:fill="FFFFFF"/>
        <w:spacing w:before="300" w:after="300"/>
        <w:rPr>
          <w:rFonts w:ascii="Helvetica" w:hAnsi="Helvetica" w:cs="Helvetica"/>
          <w:color w:val="4D4D4D"/>
          <w:sz w:val="23"/>
          <w:szCs w:val="23"/>
        </w:rPr>
      </w:pPr>
      <w:r>
        <w:rPr>
          <w:rFonts w:ascii="Helvetica" w:hAnsi="Helvetica" w:cs="Helvetica"/>
          <w:color w:val="4D4D4D"/>
          <w:sz w:val="23"/>
          <w:szCs w:val="23"/>
        </w:rPr>
        <w:pict>
          <v:rect id="_x0000_i1049" style="width:0;height:0" o:hralign="center" o:hrstd="t" o:hr="t" fillcolor="#a0a0a0" stroked="f"/>
        </w:pict>
      </w:r>
    </w:p>
    <w:p w:rsidR="00452FC2" w:rsidRDefault="00452FC2" w:rsidP="00452FC2">
      <w:pPr>
        <w:pStyle w:val="NormalWeb"/>
        <w:shd w:val="clear" w:color="auto" w:fill="FFFFFF"/>
        <w:spacing w:before="0" w:beforeAutospacing="0" w:after="300" w:afterAutospacing="0" w:line="315" w:lineRule="atLeast"/>
        <w:rPr>
          <w:rFonts w:ascii="Helvetica" w:hAnsi="Helvetica" w:cs="Helvetica"/>
          <w:color w:val="4D4D4D"/>
          <w:sz w:val="23"/>
          <w:szCs w:val="23"/>
        </w:rPr>
      </w:pPr>
      <w:r>
        <w:rPr>
          <w:rFonts w:ascii="Helvetica" w:hAnsi="Helvetica" w:cs="Helvetica"/>
          <w:color w:val="4D4D4D"/>
          <w:sz w:val="23"/>
          <w:szCs w:val="23"/>
        </w:rPr>
        <w:t>Once you have cleared the area, put up your warning signs and decided on the tree’s direction of fall and your path of retreat, check that you have enough fuel in the tank for the task ahead. Then it’s time to prune the trunk to get rid of all the branches and twigs that might get in the way when sawing the felling cut. The safest way to prune is to work with a pulling chain (underside of the </w:t>
      </w:r>
      <w:hyperlink r:id="rId35" w:history="1">
        <w:r>
          <w:rPr>
            <w:rStyle w:val="Hyperlink"/>
            <w:rFonts w:ascii="Helvetica" w:hAnsi="Helvetica" w:cs="Helvetica"/>
            <w:color w:val="273A60"/>
            <w:sz w:val="23"/>
            <w:szCs w:val="23"/>
          </w:rPr>
          <w:t>chainsaw guide bar</w:t>
        </w:r>
      </w:hyperlink>
      <w:r>
        <w:rPr>
          <w:rFonts w:ascii="Helvetica" w:hAnsi="Helvetica" w:cs="Helvetica"/>
          <w:color w:val="4D4D4D"/>
          <w:sz w:val="23"/>
          <w:szCs w:val="23"/>
        </w:rPr>
        <w:t>) from the top down. </w:t>
      </w:r>
    </w:p>
    <w:p w:rsidR="00452FC2" w:rsidRDefault="00452FC2" w:rsidP="00452FC2">
      <w:pPr>
        <w:pStyle w:val="Heading3"/>
        <w:shd w:val="clear" w:color="auto" w:fill="FFFFFF"/>
        <w:spacing w:before="300" w:beforeAutospacing="0" w:after="300" w:afterAutospacing="0" w:line="435" w:lineRule="atLeast"/>
        <w:rPr>
          <w:rFonts w:ascii="inherit" w:hAnsi="inherit" w:cs="Helvetica"/>
          <w:color w:val="4D4D4D"/>
          <w:sz w:val="36"/>
          <w:szCs w:val="36"/>
        </w:rPr>
      </w:pPr>
      <w:r>
        <w:rPr>
          <w:rFonts w:ascii="inherit" w:hAnsi="inherit" w:cs="Helvetica"/>
          <w:color w:val="4D4D4D"/>
          <w:sz w:val="36"/>
          <w:szCs w:val="36"/>
        </w:rPr>
        <w:t>4. Decide on cutting technique</w:t>
      </w:r>
    </w:p>
    <w:p w:rsidR="00452FC2" w:rsidRDefault="00452FC2" w:rsidP="00452FC2">
      <w:pPr>
        <w:shd w:val="clear" w:color="auto" w:fill="FFFFFF"/>
        <w:spacing w:before="300" w:after="300"/>
        <w:rPr>
          <w:rFonts w:ascii="Helvetica" w:hAnsi="Helvetica" w:cs="Helvetica"/>
          <w:color w:val="4D4D4D"/>
          <w:sz w:val="23"/>
          <w:szCs w:val="23"/>
        </w:rPr>
      </w:pPr>
      <w:r>
        <w:rPr>
          <w:rFonts w:ascii="Helvetica" w:hAnsi="Helvetica" w:cs="Helvetica"/>
          <w:color w:val="4D4D4D"/>
          <w:sz w:val="23"/>
          <w:szCs w:val="23"/>
        </w:rPr>
        <w:pict>
          <v:rect id="_x0000_i1050" style="width:0;height:0" o:hralign="center" o:hrstd="t" o:hr="t" fillcolor="#a0a0a0" stroked="f"/>
        </w:pict>
      </w:r>
    </w:p>
    <w:p w:rsidR="00452FC2" w:rsidRDefault="00452FC2" w:rsidP="00452FC2">
      <w:pPr>
        <w:pStyle w:val="NormalWeb"/>
        <w:shd w:val="clear" w:color="auto" w:fill="FFFFFF"/>
        <w:spacing w:before="0" w:beforeAutospacing="0" w:after="300" w:afterAutospacing="0" w:line="315" w:lineRule="atLeast"/>
        <w:rPr>
          <w:rFonts w:ascii="Helvetica" w:hAnsi="Helvetica" w:cs="Helvetica"/>
          <w:color w:val="4D4D4D"/>
          <w:sz w:val="23"/>
          <w:szCs w:val="23"/>
        </w:rPr>
      </w:pPr>
      <w:r>
        <w:rPr>
          <w:rFonts w:ascii="Helvetica" w:hAnsi="Helvetica" w:cs="Helvetica"/>
          <w:color w:val="4D4D4D"/>
          <w:sz w:val="23"/>
          <w:szCs w:val="23"/>
        </w:rPr>
        <w:t>Once the trunk is twig-free up to shoulder height, it’s time to make the felling cut. When doing this, it’s important to remember two things: the hinge should have a uniform thickness with the right dimensions, and the </w:t>
      </w:r>
      <w:hyperlink r:id="rId36" w:history="1">
        <w:r>
          <w:rPr>
            <w:rStyle w:val="Hyperlink"/>
            <w:rFonts w:ascii="Helvetica" w:hAnsi="Helvetica" w:cs="Helvetica"/>
            <w:color w:val="273A60"/>
            <w:sz w:val="23"/>
            <w:szCs w:val="23"/>
          </w:rPr>
          <w:t>felling wedge</w:t>
        </w:r>
      </w:hyperlink>
      <w:r>
        <w:rPr>
          <w:rFonts w:ascii="Helvetica" w:hAnsi="Helvetica" w:cs="Helvetica"/>
          <w:color w:val="4D4D4D"/>
          <w:sz w:val="23"/>
          <w:szCs w:val="23"/>
        </w:rPr>
        <w:t xml:space="preserve"> or breaking bar should be inserted before the tree can pinch the guide bar. Which technique you should use for making the cut depends on the tree size and slope, and on the size of your chainsaw. We have put together information about the different techniques </w:t>
      </w:r>
      <w:proofErr w:type="gramStart"/>
      <w:r>
        <w:rPr>
          <w:rFonts w:ascii="Helvetica" w:hAnsi="Helvetica" w:cs="Helvetica"/>
          <w:color w:val="4D4D4D"/>
          <w:sz w:val="23"/>
          <w:szCs w:val="23"/>
        </w:rPr>
        <w:t>here,</w:t>
      </w:r>
      <w:proofErr w:type="gramEnd"/>
      <w:r>
        <w:rPr>
          <w:rFonts w:ascii="Helvetica" w:hAnsi="Helvetica" w:cs="Helvetica"/>
          <w:color w:val="4D4D4D"/>
          <w:sz w:val="23"/>
          <w:szCs w:val="23"/>
        </w:rPr>
        <w:t xml:space="preserve"> so that you can determine which method best suits your conditions.</w:t>
      </w:r>
    </w:p>
    <w:p w:rsidR="00452FC2" w:rsidRDefault="00452FC2" w:rsidP="00452FC2">
      <w:pPr>
        <w:shd w:val="clear" w:color="auto" w:fill="FFFFFF"/>
        <w:rPr>
          <w:rFonts w:ascii="Helvetica" w:hAnsi="Helvetica" w:cs="Helvetica"/>
          <w:color w:val="4D4D4D"/>
          <w:sz w:val="23"/>
          <w:szCs w:val="23"/>
        </w:rPr>
      </w:pPr>
      <w:r>
        <w:rPr>
          <w:rFonts w:ascii="Helvetica" w:hAnsi="Helvetica" w:cs="Helvetica"/>
          <w:color w:val="4D4D4D"/>
          <w:sz w:val="23"/>
          <w:szCs w:val="23"/>
        </w:rPr>
        <w:pict>
          <v:shape id="_x0000_i1051" type="#_x0000_t75" alt="Chainsaw cutting technique" style="width:24pt;height:24pt"/>
        </w:pict>
      </w:r>
    </w:p>
    <w:p w:rsidR="00452FC2" w:rsidRDefault="00452FC2" w:rsidP="00452FC2">
      <w:pPr>
        <w:pStyle w:val="Heading3"/>
        <w:shd w:val="clear" w:color="auto" w:fill="FFFFFF"/>
        <w:spacing w:before="300" w:beforeAutospacing="0" w:after="300" w:afterAutospacing="0" w:line="435" w:lineRule="atLeast"/>
        <w:rPr>
          <w:rFonts w:ascii="inherit" w:hAnsi="inherit" w:cs="Helvetica"/>
          <w:color w:val="4D4D4D"/>
          <w:sz w:val="36"/>
          <w:szCs w:val="36"/>
        </w:rPr>
      </w:pPr>
      <w:r>
        <w:rPr>
          <w:rFonts w:ascii="inherit" w:hAnsi="inherit" w:cs="Helvetica"/>
          <w:color w:val="4D4D4D"/>
          <w:sz w:val="36"/>
          <w:szCs w:val="36"/>
        </w:rPr>
        <w:t>5. Check for diseases</w:t>
      </w:r>
    </w:p>
    <w:p w:rsidR="00452FC2" w:rsidRDefault="00452FC2" w:rsidP="00452FC2">
      <w:pPr>
        <w:shd w:val="clear" w:color="auto" w:fill="FFFFFF"/>
        <w:spacing w:before="300" w:after="300"/>
        <w:rPr>
          <w:rFonts w:ascii="Helvetica" w:hAnsi="Helvetica" w:cs="Helvetica"/>
          <w:color w:val="4D4D4D"/>
          <w:sz w:val="23"/>
          <w:szCs w:val="23"/>
        </w:rPr>
      </w:pPr>
      <w:r>
        <w:rPr>
          <w:rFonts w:ascii="Helvetica" w:hAnsi="Helvetica" w:cs="Helvetica"/>
          <w:color w:val="4D4D4D"/>
          <w:sz w:val="23"/>
          <w:szCs w:val="23"/>
        </w:rPr>
        <w:pict>
          <v:rect id="_x0000_i1052" style="width:0;height:0" o:hralign="center" o:hrstd="t" o:hr="t" fillcolor="#a0a0a0" stroked="f"/>
        </w:pict>
      </w:r>
    </w:p>
    <w:p w:rsidR="00452FC2" w:rsidRDefault="00452FC2" w:rsidP="00452FC2">
      <w:pPr>
        <w:pStyle w:val="NormalWeb"/>
        <w:shd w:val="clear" w:color="auto" w:fill="FFFFFF"/>
        <w:spacing w:before="0" w:beforeAutospacing="0" w:after="300" w:afterAutospacing="0" w:line="315" w:lineRule="atLeast"/>
        <w:rPr>
          <w:rFonts w:ascii="Helvetica" w:hAnsi="Helvetica" w:cs="Helvetica"/>
          <w:color w:val="4D4D4D"/>
          <w:sz w:val="23"/>
          <w:szCs w:val="23"/>
        </w:rPr>
      </w:pPr>
      <w:r>
        <w:rPr>
          <w:rFonts w:ascii="Helvetica" w:hAnsi="Helvetica" w:cs="Helvetica"/>
          <w:color w:val="4D4D4D"/>
          <w:sz w:val="23"/>
          <w:szCs w:val="23"/>
        </w:rPr>
        <w:t xml:space="preserve">If you notice that the timber is discolored and soft, or if the lower part of the trunk looks swollen or diseased, you need to be very careful. This is an indication that the tree is infested with rot and that the wood fibers are weakened. When this happens, fell in the </w:t>
      </w:r>
      <w:r>
        <w:rPr>
          <w:rFonts w:ascii="Helvetica" w:hAnsi="Helvetica" w:cs="Helvetica"/>
          <w:color w:val="4D4D4D"/>
          <w:sz w:val="23"/>
          <w:szCs w:val="23"/>
        </w:rPr>
        <w:lastRenderedPageBreak/>
        <w:t>tree’s natural direction of fall and use a winch if you are unsure. Rot infestation usually subsides higher up in the tree so one option might be to fell the tree with an extra high stump. </w:t>
      </w:r>
    </w:p>
    <w:p w:rsidR="00452FC2" w:rsidRDefault="00452FC2" w:rsidP="00452FC2">
      <w:pPr>
        <w:pStyle w:val="Heading3"/>
        <w:shd w:val="clear" w:color="auto" w:fill="FFFFFF"/>
        <w:spacing w:before="300" w:beforeAutospacing="0" w:after="300" w:afterAutospacing="0" w:line="435" w:lineRule="atLeast"/>
        <w:rPr>
          <w:rFonts w:ascii="inherit" w:hAnsi="inherit" w:cs="Helvetica"/>
          <w:color w:val="4D4D4D"/>
          <w:sz w:val="36"/>
          <w:szCs w:val="36"/>
        </w:rPr>
      </w:pPr>
      <w:r>
        <w:rPr>
          <w:rFonts w:ascii="inherit" w:hAnsi="inherit" w:cs="Helvetica"/>
          <w:color w:val="4D4D4D"/>
          <w:sz w:val="36"/>
          <w:szCs w:val="36"/>
        </w:rPr>
        <w:t>6. Choose your tool</w:t>
      </w:r>
    </w:p>
    <w:p w:rsidR="00452FC2" w:rsidRDefault="00452FC2" w:rsidP="00452FC2">
      <w:pPr>
        <w:shd w:val="clear" w:color="auto" w:fill="FFFFFF"/>
        <w:spacing w:before="300" w:after="300"/>
        <w:rPr>
          <w:rFonts w:ascii="Helvetica" w:hAnsi="Helvetica" w:cs="Helvetica"/>
          <w:color w:val="4D4D4D"/>
          <w:sz w:val="23"/>
          <w:szCs w:val="23"/>
        </w:rPr>
      </w:pPr>
      <w:r>
        <w:rPr>
          <w:rFonts w:ascii="Helvetica" w:hAnsi="Helvetica" w:cs="Helvetica"/>
          <w:color w:val="4D4D4D"/>
          <w:sz w:val="23"/>
          <w:szCs w:val="23"/>
        </w:rPr>
        <w:pict>
          <v:rect id="_x0000_i1053" style="width:0;height:0" o:hralign="center" o:hrstd="t" o:hr="t" fillcolor="#a0a0a0" stroked="f"/>
        </w:pict>
      </w:r>
    </w:p>
    <w:p w:rsidR="00452FC2" w:rsidRDefault="00452FC2" w:rsidP="00452FC2">
      <w:pPr>
        <w:pStyle w:val="NormalWeb"/>
        <w:shd w:val="clear" w:color="auto" w:fill="FFFFFF"/>
        <w:spacing w:before="0" w:beforeAutospacing="0" w:after="300" w:afterAutospacing="0" w:line="315" w:lineRule="atLeast"/>
        <w:rPr>
          <w:rFonts w:ascii="Helvetica" w:hAnsi="Helvetica" w:cs="Helvetica"/>
          <w:color w:val="4D4D4D"/>
          <w:sz w:val="23"/>
          <w:szCs w:val="23"/>
        </w:rPr>
      </w:pPr>
      <w:r>
        <w:rPr>
          <w:rFonts w:ascii="Helvetica" w:hAnsi="Helvetica" w:cs="Helvetica"/>
          <w:color w:val="4D4D4D"/>
          <w:sz w:val="23"/>
          <w:szCs w:val="23"/>
        </w:rPr>
        <w:t>There are several felling tools to choose from when taking down a tree. The size of the tree determines which type of forestry equipment you need. For smaller trees, you do not normally need felling tools. Hand force is enough, possibly with the help of a long pole. A felling wedge provides greater felling force than the different types of breaking bars. In extreme cases, you can use a rope and a winch, which is the safest and most powerful way to fell a tree. Have a look at the fact box for more information about the different tools.</w:t>
      </w:r>
    </w:p>
    <w:p w:rsidR="00452FC2" w:rsidRDefault="00452FC2" w:rsidP="001C08BD">
      <w:pPr>
        <w:pStyle w:val="ListParagraph"/>
        <w:rPr>
          <w:sz w:val="28"/>
          <w:szCs w:val="28"/>
        </w:rPr>
      </w:pPr>
      <w:proofErr w:type="gramStart"/>
      <w:r>
        <w:rPr>
          <w:sz w:val="28"/>
          <w:szCs w:val="28"/>
        </w:rPr>
        <w:t>question</w:t>
      </w:r>
      <w:proofErr w:type="gramEnd"/>
      <w:r>
        <w:rPr>
          <w:sz w:val="28"/>
          <w:szCs w:val="28"/>
        </w:rPr>
        <w:t xml:space="preserve">; </w:t>
      </w:r>
    </w:p>
    <w:p w:rsidR="00452FC2" w:rsidRDefault="00452FC2" w:rsidP="00452FC2">
      <w:pPr>
        <w:pStyle w:val="ListParagraph"/>
        <w:numPr>
          <w:ilvl w:val="0"/>
          <w:numId w:val="4"/>
        </w:numPr>
        <w:rPr>
          <w:sz w:val="28"/>
          <w:szCs w:val="28"/>
        </w:rPr>
      </w:pPr>
      <w:r>
        <w:rPr>
          <w:sz w:val="28"/>
          <w:szCs w:val="28"/>
        </w:rPr>
        <w:t>explain processing of wood</w:t>
      </w:r>
    </w:p>
    <w:p w:rsidR="00452FC2" w:rsidRDefault="00452FC2" w:rsidP="00452FC2">
      <w:pPr>
        <w:pStyle w:val="ListParagraph"/>
        <w:numPr>
          <w:ilvl w:val="0"/>
          <w:numId w:val="4"/>
        </w:numPr>
        <w:rPr>
          <w:sz w:val="28"/>
          <w:szCs w:val="28"/>
        </w:rPr>
      </w:pPr>
      <w:r>
        <w:rPr>
          <w:sz w:val="28"/>
          <w:szCs w:val="28"/>
        </w:rPr>
        <w:t>list 5 part of a tree</w:t>
      </w:r>
    </w:p>
    <w:p w:rsidR="00452FC2" w:rsidRDefault="00452FC2" w:rsidP="00452FC2">
      <w:pPr>
        <w:pStyle w:val="ListParagraph"/>
        <w:ind w:left="1080"/>
        <w:rPr>
          <w:sz w:val="28"/>
          <w:szCs w:val="28"/>
        </w:rPr>
      </w:pPr>
      <w:proofErr w:type="gramStart"/>
      <w:r>
        <w:rPr>
          <w:sz w:val="28"/>
          <w:szCs w:val="28"/>
        </w:rPr>
        <w:t>week</w:t>
      </w:r>
      <w:proofErr w:type="gramEnd"/>
      <w:r>
        <w:rPr>
          <w:sz w:val="28"/>
          <w:szCs w:val="28"/>
        </w:rPr>
        <w:t xml:space="preserve"> 3; processing wood </w:t>
      </w:r>
    </w:p>
    <w:p w:rsidR="00030E35" w:rsidRDefault="00452FC2" w:rsidP="00030E35">
      <w:pPr>
        <w:pStyle w:val="Heading3"/>
        <w:shd w:val="clear" w:color="auto" w:fill="FFFFFF"/>
        <w:spacing w:before="0" w:beforeAutospacing="0" w:after="0" w:afterAutospacing="0" w:line="300" w:lineRule="atLeast"/>
        <w:textAlignment w:val="top"/>
        <w:rPr>
          <w:rFonts w:ascii="Arial" w:hAnsi="Arial" w:cs="Arial"/>
          <w:caps/>
          <w:color w:val="CC0000"/>
          <w:sz w:val="16"/>
          <w:szCs w:val="16"/>
        </w:rPr>
      </w:pPr>
      <w:proofErr w:type="gramStart"/>
      <w:r>
        <w:rPr>
          <w:sz w:val="28"/>
          <w:szCs w:val="28"/>
        </w:rPr>
        <w:t>wood</w:t>
      </w:r>
      <w:proofErr w:type="gramEnd"/>
      <w:r>
        <w:rPr>
          <w:sz w:val="28"/>
          <w:szCs w:val="28"/>
        </w:rPr>
        <w:t xml:space="preserve"> conversion; </w:t>
      </w:r>
      <w:r w:rsidR="00030E35">
        <w:rPr>
          <w:rFonts w:ascii="Arial" w:hAnsi="Arial" w:cs="Arial"/>
          <w:caps/>
          <w:color w:val="CC0000"/>
          <w:sz w:val="16"/>
          <w:szCs w:val="16"/>
        </w:rPr>
        <w:t>QUICK ANSWER</w:t>
      </w:r>
    </w:p>
    <w:p w:rsidR="00030E35" w:rsidRDefault="00030E35" w:rsidP="00030E35">
      <w:pPr>
        <w:pStyle w:val="NormalWeb"/>
        <w:shd w:val="clear" w:color="auto" w:fill="FFFFFF"/>
        <w:spacing w:before="0" w:beforeAutospacing="0" w:after="0" w:afterAutospacing="0" w:line="300" w:lineRule="atLeast"/>
        <w:textAlignment w:val="top"/>
        <w:rPr>
          <w:rFonts w:ascii="Arial" w:hAnsi="Arial" w:cs="Arial"/>
          <w:color w:val="333333"/>
        </w:rPr>
      </w:pPr>
      <w:r>
        <w:rPr>
          <w:rStyle w:val="Strong"/>
          <w:rFonts w:ascii="Arial" w:hAnsi="Arial" w:cs="Arial"/>
          <w:b w:val="0"/>
          <w:bCs w:val="0"/>
          <w:color w:val="333333"/>
        </w:rPr>
        <w:t>Wood conversion is the process where a newly felled tree is converted into workable lumber.</w:t>
      </w:r>
      <w:r>
        <w:rPr>
          <w:rFonts w:ascii="Arial" w:hAnsi="Arial" w:cs="Arial"/>
          <w:color w:val="333333"/>
        </w:rPr>
        <w:t> There are many different cuts that can be used to convert a downed tree to lumber.</w:t>
      </w:r>
    </w:p>
    <w:p w:rsidR="00030E35" w:rsidRDefault="00030E35" w:rsidP="00030E35">
      <w:pPr>
        <w:shd w:val="clear" w:color="auto" w:fill="FFFFFF"/>
        <w:spacing w:line="300" w:lineRule="atLeast"/>
        <w:textAlignment w:val="top"/>
        <w:rPr>
          <w:rFonts w:ascii="Arial" w:hAnsi="Arial" w:cs="Arial"/>
          <w:color w:val="333333"/>
        </w:rPr>
      </w:pPr>
      <w:r>
        <w:rPr>
          <w:rStyle w:val="quick-answer-content"/>
          <w:rFonts w:ascii="Arial" w:hAnsi="Arial" w:cs="Arial"/>
          <w:color w:val="333333"/>
        </w:rPr>
        <w:t> </w:t>
      </w:r>
      <w:hyperlink r:id="rId37" w:history="1">
        <w:r>
          <w:rPr>
            <w:rStyle w:val="Hyperlink"/>
            <w:rFonts w:ascii="Arial" w:hAnsi="Arial" w:cs="Arial"/>
            <w:b/>
            <w:bCs/>
            <w:caps/>
            <w:color w:val="0062B2"/>
            <w:sz w:val="17"/>
            <w:szCs w:val="17"/>
          </w:rPr>
          <w:t>CONTINUE READING</w:t>
        </w:r>
      </w:hyperlink>
    </w:p>
    <w:p w:rsidR="00030E35" w:rsidRDefault="00030E35" w:rsidP="00030E35">
      <w:pPr>
        <w:pStyle w:val="Heading2"/>
        <w:shd w:val="clear" w:color="auto" w:fill="FFFFFF"/>
        <w:spacing w:before="0" w:line="360" w:lineRule="atLeast"/>
        <w:ind w:left="750"/>
        <w:textAlignment w:val="top"/>
        <w:rPr>
          <w:rFonts w:ascii="Arial" w:hAnsi="Arial" w:cs="Arial"/>
          <w:b w:val="0"/>
          <w:bCs w:val="0"/>
          <w:caps/>
          <w:color w:val="333333"/>
          <w:sz w:val="17"/>
          <w:szCs w:val="17"/>
        </w:rPr>
      </w:pPr>
      <w:r>
        <w:rPr>
          <w:rStyle w:val="title-text"/>
          <w:rFonts w:ascii="Arial" w:hAnsi="Arial" w:cs="Arial"/>
          <w:caps/>
          <w:color w:val="888888"/>
          <w:sz w:val="17"/>
          <w:szCs w:val="17"/>
        </w:rPr>
        <w:t>KEEP LEARNING</w:t>
      </w:r>
    </w:p>
    <w:p w:rsidR="00030E35" w:rsidRDefault="00030E35" w:rsidP="00030E35">
      <w:pPr>
        <w:numPr>
          <w:ilvl w:val="0"/>
          <w:numId w:val="5"/>
        </w:numPr>
        <w:shd w:val="clear" w:color="auto" w:fill="FFFFFF"/>
        <w:spacing w:after="0" w:line="300" w:lineRule="atLeast"/>
        <w:ind w:left="1050"/>
        <w:textAlignment w:val="top"/>
        <w:rPr>
          <w:rStyle w:val="Hyperlink"/>
          <w:sz w:val="24"/>
          <w:szCs w:val="24"/>
          <w:u w:val="none"/>
        </w:rPr>
      </w:pPr>
      <w:r>
        <w:rPr>
          <w:rStyle w:val="partialsimilarquestions-question"/>
          <w:rFonts w:ascii="Arial" w:hAnsi="Arial" w:cs="Arial"/>
          <w:color w:val="333333"/>
        </w:rPr>
        <w:fldChar w:fldCharType="begin"/>
      </w:r>
      <w:r>
        <w:rPr>
          <w:rStyle w:val="partialsimilarquestions-question"/>
          <w:rFonts w:ascii="Arial" w:hAnsi="Arial" w:cs="Arial"/>
          <w:color w:val="333333"/>
        </w:rPr>
        <w:instrText xml:space="preserve"> HYPERLINK "https://www.reference.com/hobbies-games/wood-laminating-34c4ee981b68d094" </w:instrText>
      </w:r>
      <w:r>
        <w:rPr>
          <w:rStyle w:val="partialsimilarquestions-question"/>
          <w:rFonts w:ascii="Arial" w:hAnsi="Arial" w:cs="Arial"/>
          <w:color w:val="333333"/>
        </w:rPr>
        <w:fldChar w:fldCharType="separate"/>
      </w:r>
    </w:p>
    <w:p w:rsidR="00030E35" w:rsidRDefault="00030E35" w:rsidP="00030E35">
      <w:pPr>
        <w:pStyle w:val="Heading2"/>
        <w:shd w:val="clear" w:color="auto" w:fill="FFFFFF"/>
        <w:spacing w:before="0" w:line="300" w:lineRule="atLeast"/>
        <w:ind w:left="1050"/>
        <w:textAlignment w:val="top"/>
        <w:rPr>
          <w:b w:val="0"/>
          <w:bCs w:val="0"/>
          <w:color w:val="0062B2"/>
          <w:sz w:val="24"/>
          <w:szCs w:val="24"/>
        </w:rPr>
      </w:pPr>
      <w:r>
        <w:rPr>
          <w:rFonts w:ascii="Arial" w:hAnsi="Arial" w:cs="Arial"/>
          <w:b w:val="0"/>
          <w:bCs w:val="0"/>
          <w:color w:val="0062B2"/>
          <w:sz w:val="24"/>
          <w:szCs w:val="24"/>
        </w:rPr>
        <w:t>What is wood laminating?</w:t>
      </w:r>
    </w:p>
    <w:p w:rsidR="00030E35" w:rsidRDefault="00030E35" w:rsidP="00030E35">
      <w:pPr>
        <w:shd w:val="clear" w:color="auto" w:fill="FFFFFF"/>
        <w:spacing w:line="300" w:lineRule="atLeast"/>
        <w:ind w:left="1050"/>
        <w:textAlignment w:val="top"/>
        <w:rPr>
          <w:rFonts w:ascii="Arial" w:hAnsi="Arial" w:cs="Arial"/>
          <w:color w:val="333333"/>
          <w:sz w:val="24"/>
          <w:szCs w:val="24"/>
        </w:rPr>
      </w:pPr>
      <w:r>
        <w:rPr>
          <w:rStyle w:val="partialsimilarquestions-question"/>
          <w:rFonts w:ascii="Arial" w:hAnsi="Arial" w:cs="Arial"/>
          <w:color w:val="333333"/>
        </w:rPr>
        <w:fldChar w:fldCharType="end"/>
      </w:r>
    </w:p>
    <w:p w:rsidR="00030E35" w:rsidRDefault="00030E35" w:rsidP="00030E35">
      <w:pPr>
        <w:numPr>
          <w:ilvl w:val="0"/>
          <w:numId w:val="5"/>
        </w:numPr>
        <w:shd w:val="clear" w:color="auto" w:fill="FFFFFF"/>
        <w:spacing w:after="0" w:line="300" w:lineRule="atLeast"/>
        <w:ind w:left="1050"/>
        <w:textAlignment w:val="top"/>
        <w:rPr>
          <w:rStyle w:val="Hyperlink"/>
          <w:u w:val="none"/>
        </w:rPr>
      </w:pPr>
      <w:r>
        <w:rPr>
          <w:rStyle w:val="partialsimilarquestions-question"/>
          <w:rFonts w:ascii="Arial" w:hAnsi="Arial" w:cs="Arial"/>
          <w:color w:val="333333"/>
        </w:rPr>
        <w:fldChar w:fldCharType="begin"/>
      </w:r>
      <w:r>
        <w:rPr>
          <w:rStyle w:val="partialsimilarquestions-question"/>
          <w:rFonts w:ascii="Arial" w:hAnsi="Arial" w:cs="Arial"/>
          <w:color w:val="333333"/>
        </w:rPr>
        <w:instrText xml:space="preserve"> HYPERLINK "https://www.reference.com/business-finance/wood-made-trees-587b6b1f940e498b" </w:instrText>
      </w:r>
      <w:r>
        <w:rPr>
          <w:rStyle w:val="partialsimilarquestions-question"/>
          <w:rFonts w:ascii="Arial" w:hAnsi="Arial" w:cs="Arial"/>
          <w:color w:val="333333"/>
        </w:rPr>
        <w:fldChar w:fldCharType="separate"/>
      </w:r>
    </w:p>
    <w:p w:rsidR="00030E35" w:rsidRDefault="00030E35" w:rsidP="00030E35">
      <w:pPr>
        <w:pStyle w:val="Heading2"/>
        <w:shd w:val="clear" w:color="auto" w:fill="FFFFFF"/>
        <w:spacing w:before="0" w:line="300" w:lineRule="atLeast"/>
        <w:ind w:left="1050"/>
        <w:textAlignment w:val="top"/>
        <w:rPr>
          <w:b w:val="0"/>
          <w:bCs w:val="0"/>
          <w:color w:val="0062B2"/>
          <w:sz w:val="24"/>
          <w:szCs w:val="24"/>
        </w:rPr>
      </w:pPr>
      <w:r>
        <w:rPr>
          <w:rFonts w:ascii="Arial" w:hAnsi="Arial" w:cs="Arial"/>
          <w:b w:val="0"/>
          <w:bCs w:val="0"/>
          <w:color w:val="0062B2"/>
          <w:sz w:val="24"/>
          <w:szCs w:val="24"/>
        </w:rPr>
        <w:t>How is wood made from trees?</w:t>
      </w:r>
    </w:p>
    <w:p w:rsidR="00030E35" w:rsidRDefault="00030E35" w:rsidP="00030E35">
      <w:pPr>
        <w:shd w:val="clear" w:color="auto" w:fill="FFFFFF"/>
        <w:spacing w:line="300" w:lineRule="atLeast"/>
        <w:ind w:left="1050"/>
        <w:textAlignment w:val="top"/>
        <w:rPr>
          <w:rFonts w:ascii="Arial" w:hAnsi="Arial" w:cs="Arial"/>
          <w:color w:val="333333"/>
          <w:sz w:val="24"/>
          <w:szCs w:val="24"/>
        </w:rPr>
      </w:pPr>
      <w:r>
        <w:rPr>
          <w:rStyle w:val="partialsimilarquestions-question"/>
          <w:rFonts w:ascii="Arial" w:hAnsi="Arial" w:cs="Arial"/>
          <w:color w:val="333333"/>
        </w:rPr>
        <w:fldChar w:fldCharType="end"/>
      </w:r>
    </w:p>
    <w:p w:rsidR="00030E35" w:rsidRDefault="00030E35" w:rsidP="00030E35">
      <w:pPr>
        <w:numPr>
          <w:ilvl w:val="0"/>
          <w:numId w:val="5"/>
        </w:numPr>
        <w:shd w:val="clear" w:color="auto" w:fill="FFFFFF"/>
        <w:spacing w:after="0" w:line="300" w:lineRule="atLeast"/>
        <w:ind w:left="1050"/>
        <w:textAlignment w:val="top"/>
        <w:rPr>
          <w:rStyle w:val="Hyperlink"/>
          <w:u w:val="none"/>
        </w:rPr>
      </w:pPr>
      <w:r>
        <w:rPr>
          <w:rStyle w:val="partialsimilarquestions-question"/>
          <w:rFonts w:ascii="Arial" w:hAnsi="Arial" w:cs="Arial"/>
          <w:color w:val="333333"/>
        </w:rPr>
        <w:fldChar w:fldCharType="begin"/>
      </w:r>
      <w:r>
        <w:rPr>
          <w:rStyle w:val="partialsimilarquestions-question"/>
          <w:rFonts w:ascii="Arial" w:hAnsi="Arial" w:cs="Arial"/>
          <w:color w:val="333333"/>
        </w:rPr>
        <w:instrText xml:space="preserve"> HYPERLINK "https://www.reference.com/business-finance/process-tree-logging-9e663a838291452b" </w:instrText>
      </w:r>
      <w:r>
        <w:rPr>
          <w:rStyle w:val="partialsimilarquestions-question"/>
          <w:rFonts w:ascii="Arial" w:hAnsi="Arial" w:cs="Arial"/>
          <w:color w:val="333333"/>
        </w:rPr>
        <w:fldChar w:fldCharType="separate"/>
      </w:r>
    </w:p>
    <w:p w:rsidR="00030E35" w:rsidRDefault="00030E35" w:rsidP="00030E35">
      <w:pPr>
        <w:pStyle w:val="Heading2"/>
        <w:shd w:val="clear" w:color="auto" w:fill="FFFFFF"/>
        <w:spacing w:before="0" w:line="300" w:lineRule="atLeast"/>
        <w:ind w:left="1050"/>
        <w:textAlignment w:val="top"/>
        <w:rPr>
          <w:b w:val="0"/>
          <w:bCs w:val="0"/>
          <w:color w:val="0062B2"/>
          <w:sz w:val="24"/>
          <w:szCs w:val="24"/>
        </w:rPr>
      </w:pPr>
      <w:r>
        <w:rPr>
          <w:rFonts w:ascii="Arial" w:hAnsi="Arial" w:cs="Arial"/>
          <w:b w:val="0"/>
          <w:bCs w:val="0"/>
          <w:color w:val="0062B2"/>
          <w:sz w:val="24"/>
          <w:szCs w:val="24"/>
        </w:rPr>
        <w:t>What is the process of tree logging?</w:t>
      </w:r>
    </w:p>
    <w:p w:rsidR="00030E35" w:rsidRDefault="00030E35" w:rsidP="00030E35">
      <w:pPr>
        <w:shd w:val="clear" w:color="auto" w:fill="FFFFFF"/>
        <w:spacing w:line="300" w:lineRule="atLeast"/>
        <w:ind w:left="1050"/>
        <w:textAlignment w:val="top"/>
        <w:rPr>
          <w:rFonts w:ascii="Arial" w:hAnsi="Arial" w:cs="Arial"/>
          <w:color w:val="333333"/>
          <w:sz w:val="24"/>
          <w:szCs w:val="24"/>
        </w:rPr>
      </w:pPr>
      <w:r>
        <w:rPr>
          <w:rStyle w:val="partialsimilarquestions-question"/>
          <w:rFonts w:ascii="Arial" w:hAnsi="Arial" w:cs="Arial"/>
          <w:color w:val="333333"/>
        </w:rPr>
        <w:fldChar w:fldCharType="end"/>
      </w:r>
    </w:p>
    <w:p w:rsidR="00030E35" w:rsidRDefault="00030E35" w:rsidP="00030E35">
      <w:pPr>
        <w:pStyle w:val="Heading3"/>
        <w:shd w:val="clear" w:color="auto" w:fill="FFFFFF"/>
        <w:spacing w:before="0" w:beforeAutospacing="0" w:after="0" w:afterAutospacing="0" w:line="300" w:lineRule="atLeast"/>
        <w:textAlignment w:val="top"/>
        <w:rPr>
          <w:rFonts w:ascii="Arial" w:hAnsi="Arial" w:cs="Arial"/>
          <w:caps/>
          <w:color w:val="CC0000"/>
          <w:sz w:val="16"/>
          <w:szCs w:val="16"/>
        </w:rPr>
      </w:pPr>
      <w:r>
        <w:rPr>
          <w:rFonts w:ascii="Arial" w:hAnsi="Arial" w:cs="Arial"/>
          <w:caps/>
          <w:color w:val="CC0000"/>
          <w:sz w:val="16"/>
          <w:szCs w:val="16"/>
        </w:rPr>
        <w:t>FULL ANSWER</w:t>
      </w:r>
    </w:p>
    <w:p w:rsidR="00030E35" w:rsidRDefault="00030E35" w:rsidP="00030E35">
      <w:pPr>
        <w:pStyle w:val="NormalWeb"/>
        <w:shd w:val="clear" w:color="auto" w:fill="FFFFFF"/>
        <w:spacing w:before="0" w:beforeAutospacing="0" w:after="0" w:afterAutospacing="0" w:line="300" w:lineRule="atLeast"/>
        <w:textAlignment w:val="top"/>
        <w:rPr>
          <w:rFonts w:ascii="Arial" w:hAnsi="Arial" w:cs="Arial"/>
          <w:color w:val="333333"/>
        </w:rPr>
      </w:pPr>
      <w:r>
        <w:rPr>
          <w:rFonts w:ascii="Arial" w:hAnsi="Arial" w:cs="Arial"/>
          <w:color w:val="333333"/>
        </w:rPr>
        <w:t xml:space="preserve">If the lumber is going to be used for construction, the wood is cut plain or through and through. This is less expensive to cut, and while it does produce increased chances of </w:t>
      </w:r>
      <w:r>
        <w:rPr>
          <w:rFonts w:ascii="Arial" w:hAnsi="Arial" w:cs="Arial"/>
          <w:color w:val="333333"/>
        </w:rPr>
        <w:lastRenderedPageBreak/>
        <w:t>cupping, the wood is stronger when used properly. If the lumber is intended for decorative purposes, it is cut quartered or rift sawn. This is more expensive and produces more waste; however, the wood is much more decorative in appearance and is less prone to both cupping and expansion.</w:t>
      </w:r>
    </w:p>
    <w:p w:rsidR="00030E35" w:rsidRDefault="00030E35" w:rsidP="00030E35">
      <w:pPr>
        <w:pStyle w:val="Heading2"/>
        <w:shd w:val="clear" w:color="auto" w:fill="FFFFFF"/>
        <w:spacing w:before="0" w:line="413" w:lineRule="atLeast"/>
        <w:rPr>
          <w:rFonts w:ascii="Georgia" w:hAnsi="Georgia"/>
          <w:b w:val="0"/>
          <w:bCs w:val="0"/>
          <w:color w:val="6F1133"/>
          <w:sz w:val="33"/>
          <w:szCs w:val="33"/>
        </w:rPr>
      </w:pPr>
      <w:hyperlink r:id="rId38" w:history="1">
        <w:r>
          <w:rPr>
            <w:rStyle w:val="Hyperlink"/>
            <w:rFonts w:ascii="Georgia" w:hAnsi="Georgia"/>
            <w:b w:val="0"/>
            <w:bCs w:val="0"/>
            <w:color w:val="6F1133"/>
            <w:sz w:val="33"/>
            <w:szCs w:val="33"/>
            <w:u w:val="none"/>
          </w:rPr>
          <w:t>Conversion and processing</w:t>
        </w:r>
      </w:hyperlink>
    </w:p>
    <w:p w:rsidR="00030E35" w:rsidRDefault="00030E35" w:rsidP="00030E35">
      <w:pPr>
        <w:pStyle w:val="NormalWeb"/>
        <w:shd w:val="clear" w:color="auto" w:fill="FFFFFF"/>
        <w:spacing w:before="120" w:beforeAutospacing="0" w:after="120" w:afterAutospacing="0" w:line="244" w:lineRule="atLeast"/>
        <w:jc w:val="both"/>
        <w:rPr>
          <w:rFonts w:ascii="Verdana" w:hAnsi="Verdana"/>
          <w:color w:val="4C5660"/>
          <w:sz w:val="20"/>
          <w:szCs w:val="20"/>
        </w:rPr>
      </w:pPr>
      <w:r>
        <w:rPr>
          <w:rStyle w:val="Strong"/>
          <w:rFonts w:ascii="Verdana" w:hAnsi="Verdana"/>
          <w:color w:val="4C5660"/>
          <w:sz w:val="20"/>
          <w:szCs w:val="20"/>
        </w:rPr>
        <w:t>Conversion</w:t>
      </w:r>
    </w:p>
    <w:p w:rsidR="00030E35" w:rsidRDefault="00030E35" w:rsidP="00030E35">
      <w:pPr>
        <w:pStyle w:val="NormalWeb"/>
        <w:shd w:val="clear" w:color="auto" w:fill="FFFFFF"/>
        <w:spacing w:before="120" w:beforeAutospacing="0" w:after="120" w:afterAutospacing="0" w:line="244" w:lineRule="atLeast"/>
        <w:jc w:val="both"/>
        <w:rPr>
          <w:rFonts w:ascii="Verdana" w:hAnsi="Verdana"/>
          <w:color w:val="4C5660"/>
          <w:sz w:val="20"/>
          <w:szCs w:val="20"/>
        </w:rPr>
      </w:pPr>
      <w:r>
        <w:rPr>
          <w:rFonts w:ascii="Verdana" w:hAnsi="Verdana"/>
          <w:b/>
          <w:bCs/>
          <w:color w:val="4C5660"/>
          <w:sz w:val="20"/>
          <w:szCs w:val="20"/>
        </w:rPr>
        <w:pict>
          <v:shape id="_x0000_i1054" type="#_x0000_t75" alt="2 men working a mobile saw mill" style="width:258pt;height:138pt"/>
        </w:pict>
      </w:r>
      <w:r>
        <w:rPr>
          <w:rFonts w:ascii="Verdana" w:hAnsi="Verdana"/>
          <w:b/>
          <w:bCs/>
          <w:color w:val="4C5660"/>
          <w:sz w:val="20"/>
          <w:szCs w:val="20"/>
        </w:rPr>
        <w:pict>
          <v:shape id="_x0000_i1055" type="#_x0000_t75" alt="a stack of planks on a sawmill" style="width:133.5pt;height:138pt"/>
        </w:pict>
      </w:r>
    </w:p>
    <w:p w:rsidR="00030E35" w:rsidRDefault="00030E35" w:rsidP="00030E35">
      <w:pPr>
        <w:pStyle w:val="NormalWeb"/>
        <w:shd w:val="clear" w:color="auto" w:fill="FFFFFF"/>
        <w:spacing w:before="120" w:beforeAutospacing="0" w:after="120" w:afterAutospacing="0" w:line="244" w:lineRule="atLeast"/>
        <w:jc w:val="both"/>
        <w:rPr>
          <w:rFonts w:ascii="Verdana" w:hAnsi="Verdana"/>
          <w:color w:val="4C5660"/>
          <w:sz w:val="20"/>
          <w:szCs w:val="20"/>
        </w:rPr>
      </w:pPr>
      <w:r>
        <w:rPr>
          <w:rFonts w:ascii="Verdana" w:hAnsi="Verdana"/>
          <w:color w:val="4C5660"/>
          <w:sz w:val="20"/>
          <w:szCs w:val="20"/>
        </w:rPr>
        <w:t> </w:t>
      </w:r>
    </w:p>
    <w:p w:rsidR="00030E35" w:rsidRDefault="00030E35" w:rsidP="00030E35">
      <w:pPr>
        <w:pStyle w:val="NormalWeb"/>
        <w:shd w:val="clear" w:color="auto" w:fill="FFFFFF"/>
        <w:spacing w:before="120" w:beforeAutospacing="0" w:after="120" w:afterAutospacing="0" w:line="244" w:lineRule="atLeast"/>
        <w:jc w:val="both"/>
        <w:rPr>
          <w:rFonts w:ascii="Verdana" w:hAnsi="Verdana"/>
          <w:color w:val="4C5660"/>
          <w:sz w:val="20"/>
          <w:szCs w:val="20"/>
        </w:rPr>
      </w:pPr>
      <w:r>
        <w:rPr>
          <w:rFonts w:ascii="Verdana" w:hAnsi="Verdana"/>
          <w:color w:val="4C5660"/>
          <w:sz w:val="20"/>
          <w:szCs w:val="20"/>
        </w:rPr>
        <w:t xml:space="preserve">The conversion of timber is a phrase usually used in reference to turning a log into a pile of boards/planks. This is done using a saw mill of some kind. There are several things that need to be taken into account when sawing up a log. It is important to take into account the taper (the difference in size between the two ends of the log). The size of the taper affects how a log needs to be cut up in order for the best use to be made of its timber. The size of the planks or boards that are needed, any heart rot or shakes (cracks) in the log and how round the log is, are also factors that affect how it should be </w:t>
      </w:r>
      <w:proofErr w:type="spellStart"/>
      <w:r>
        <w:rPr>
          <w:rFonts w:ascii="Verdana" w:hAnsi="Verdana"/>
          <w:color w:val="4C5660"/>
          <w:sz w:val="20"/>
          <w:szCs w:val="20"/>
        </w:rPr>
        <w:t>sawn</w:t>
      </w:r>
      <w:proofErr w:type="spellEnd"/>
      <w:r>
        <w:rPr>
          <w:rFonts w:ascii="Verdana" w:hAnsi="Verdana"/>
          <w:color w:val="4C5660"/>
          <w:sz w:val="20"/>
          <w:szCs w:val="20"/>
        </w:rPr>
        <w:t xml:space="preserve"> up to get the best use out of it.</w:t>
      </w:r>
    </w:p>
    <w:p w:rsidR="00030E35" w:rsidRDefault="00030E35" w:rsidP="00030E35">
      <w:pPr>
        <w:pStyle w:val="NormalWeb"/>
        <w:shd w:val="clear" w:color="auto" w:fill="FFFFFF"/>
        <w:spacing w:before="120" w:beforeAutospacing="0" w:after="120" w:afterAutospacing="0" w:line="244" w:lineRule="atLeast"/>
        <w:jc w:val="both"/>
        <w:rPr>
          <w:rFonts w:ascii="Verdana" w:hAnsi="Verdana"/>
          <w:color w:val="4C5660"/>
          <w:sz w:val="20"/>
          <w:szCs w:val="20"/>
        </w:rPr>
      </w:pPr>
      <w:r>
        <w:rPr>
          <w:rFonts w:ascii="Verdana" w:hAnsi="Verdana"/>
          <w:color w:val="4C5660"/>
          <w:sz w:val="20"/>
          <w:szCs w:val="20"/>
        </w:rPr>
        <w:t xml:space="preserve">When converting timber using a saw mill, having a handy local saw mill can be very useful. However, depending on the quantity of timber that needs to be </w:t>
      </w:r>
      <w:proofErr w:type="spellStart"/>
      <w:r>
        <w:rPr>
          <w:rFonts w:ascii="Verdana" w:hAnsi="Verdana"/>
          <w:color w:val="4C5660"/>
          <w:sz w:val="20"/>
          <w:szCs w:val="20"/>
        </w:rPr>
        <w:t>sawn</w:t>
      </w:r>
      <w:proofErr w:type="spellEnd"/>
      <w:r>
        <w:rPr>
          <w:rFonts w:ascii="Verdana" w:hAnsi="Verdana"/>
          <w:color w:val="4C5660"/>
          <w:sz w:val="20"/>
          <w:szCs w:val="20"/>
        </w:rPr>
        <w:t xml:space="preserve"> up, and the distance to the saw mill, it may be better both environmentally and financially to hire, or even buy, a mobile sawmill.</w:t>
      </w:r>
    </w:p>
    <w:p w:rsidR="00030E35" w:rsidRDefault="00030E35" w:rsidP="00030E35">
      <w:pPr>
        <w:pStyle w:val="NormalWeb"/>
        <w:shd w:val="clear" w:color="auto" w:fill="FFFFFF"/>
        <w:spacing w:before="120" w:beforeAutospacing="0" w:after="120" w:afterAutospacing="0" w:line="244" w:lineRule="atLeast"/>
        <w:jc w:val="both"/>
        <w:rPr>
          <w:rFonts w:ascii="Verdana" w:hAnsi="Verdana"/>
          <w:color w:val="4C5660"/>
          <w:sz w:val="20"/>
          <w:szCs w:val="20"/>
        </w:rPr>
      </w:pPr>
      <w:r>
        <w:rPr>
          <w:rFonts w:ascii="Verdana" w:hAnsi="Verdana"/>
          <w:color w:val="4C5660"/>
          <w:sz w:val="20"/>
          <w:szCs w:val="20"/>
        </w:rPr>
        <w:t> </w:t>
      </w:r>
    </w:p>
    <w:p w:rsidR="00030E35" w:rsidRDefault="00030E35" w:rsidP="00030E35">
      <w:pPr>
        <w:pStyle w:val="NormalWeb"/>
        <w:shd w:val="clear" w:color="auto" w:fill="FFFFFF"/>
        <w:spacing w:before="120" w:beforeAutospacing="0" w:after="120" w:afterAutospacing="0" w:line="244" w:lineRule="atLeast"/>
        <w:jc w:val="both"/>
        <w:rPr>
          <w:rFonts w:ascii="Verdana" w:hAnsi="Verdana"/>
          <w:color w:val="4C5660"/>
          <w:sz w:val="20"/>
          <w:szCs w:val="20"/>
        </w:rPr>
      </w:pPr>
      <w:r>
        <w:rPr>
          <w:rFonts w:ascii="Verdana" w:hAnsi="Verdana"/>
          <w:color w:val="4C5660"/>
          <w:sz w:val="20"/>
          <w:szCs w:val="20"/>
        </w:rPr>
        <w:pict>
          <v:shape id="_x0000_i1056" type="#_x0000_t75" alt="removing branches from a small log" style="width:177pt;height:133.5pt"/>
        </w:pict>
      </w:r>
      <w:r>
        <w:rPr>
          <w:rStyle w:val="Strong"/>
          <w:rFonts w:ascii="Verdana" w:hAnsi="Verdana"/>
          <w:color w:val="4C5660"/>
          <w:sz w:val="20"/>
          <w:szCs w:val="20"/>
        </w:rPr>
        <w:t>Processing</w:t>
      </w:r>
    </w:p>
    <w:p w:rsidR="00030E35" w:rsidRDefault="00030E35" w:rsidP="00030E35">
      <w:pPr>
        <w:pStyle w:val="NormalWeb"/>
        <w:shd w:val="clear" w:color="auto" w:fill="FFFFFF"/>
        <w:spacing w:before="120" w:beforeAutospacing="0" w:after="120" w:afterAutospacing="0" w:line="244" w:lineRule="atLeast"/>
        <w:jc w:val="both"/>
        <w:rPr>
          <w:rFonts w:ascii="Verdana" w:hAnsi="Verdana"/>
          <w:color w:val="4C5660"/>
          <w:sz w:val="20"/>
          <w:szCs w:val="20"/>
        </w:rPr>
      </w:pPr>
      <w:r>
        <w:rPr>
          <w:rFonts w:ascii="Verdana" w:hAnsi="Verdana"/>
          <w:color w:val="4C5660"/>
          <w:sz w:val="20"/>
          <w:szCs w:val="20"/>
        </w:rPr>
        <w:t>Before wood can be converted or seasoned, it must be processed. After felling the tree, the branches need to be removed from the main stem leaving a clean trunk. This is then cross cut to the appropriate lengths required depending on whether it is providing wood for planking, stakes for fencing, firewood etc. The branch wood can also be useful for many purposes such as charcoal, rustic furniture and hedge stakes, so may need to be sorted.</w:t>
      </w:r>
    </w:p>
    <w:p w:rsidR="00030E35" w:rsidRDefault="00030E35" w:rsidP="00030E35">
      <w:pPr>
        <w:pStyle w:val="NormalWeb"/>
        <w:shd w:val="clear" w:color="auto" w:fill="FFFFFF"/>
        <w:spacing w:before="120" w:beforeAutospacing="0" w:after="120" w:afterAutospacing="0" w:line="244" w:lineRule="atLeast"/>
        <w:rPr>
          <w:rFonts w:ascii="Verdana" w:hAnsi="Verdana"/>
          <w:color w:val="4C5660"/>
          <w:sz w:val="20"/>
          <w:szCs w:val="20"/>
        </w:rPr>
      </w:pPr>
      <w:r>
        <w:rPr>
          <w:rFonts w:ascii="Verdana" w:hAnsi="Verdana"/>
          <w:color w:val="4C5660"/>
          <w:sz w:val="20"/>
          <w:szCs w:val="20"/>
        </w:rPr>
        <w:lastRenderedPageBreak/>
        <w:t> </w:t>
      </w:r>
    </w:p>
    <w:p w:rsidR="00030E35" w:rsidRDefault="00030E35" w:rsidP="00030E35">
      <w:pPr>
        <w:pStyle w:val="NormalWeb"/>
        <w:shd w:val="clear" w:color="auto" w:fill="FFFFFF"/>
        <w:spacing w:before="120" w:beforeAutospacing="0" w:after="120" w:afterAutospacing="0" w:line="244" w:lineRule="atLeast"/>
        <w:jc w:val="both"/>
        <w:rPr>
          <w:rFonts w:ascii="Verdana" w:hAnsi="Verdana"/>
          <w:color w:val="4C5660"/>
          <w:sz w:val="20"/>
          <w:szCs w:val="20"/>
        </w:rPr>
      </w:pPr>
      <w:r>
        <w:rPr>
          <w:rStyle w:val="Strong"/>
          <w:rFonts w:ascii="Verdana" w:hAnsi="Verdana"/>
          <w:color w:val="4C5660"/>
          <w:sz w:val="20"/>
          <w:szCs w:val="20"/>
        </w:rPr>
        <w:t>Seasoning</w:t>
      </w:r>
    </w:p>
    <w:p w:rsidR="00030E35" w:rsidRDefault="00030E35" w:rsidP="00030E35">
      <w:pPr>
        <w:pStyle w:val="NormalWeb"/>
        <w:shd w:val="clear" w:color="auto" w:fill="FFFFFF"/>
        <w:spacing w:before="120" w:beforeAutospacing="0" w:after="120" w:afterAutospacing="0" w:line="244" w:lineRule="atLeast"/>
        <w:jc w:val="both"/>
        <w:rPr>
          <w:rFonts w:ascii="Verdana" w:hAnsi="Verdana"/>
          <w:color w:val="4C5660"/>
          <w:sz w:val="20"/>
          <w:szCs w:val="20"/>
        </w:rPr>
      </w:pPr>
      <w:r>
        <w:rPr>
          <w:rFonts w:ascii="Verdana" w:hAnsi="Verdana"/>
          <w:color w:val="4C5660"/>
          <w:sz w:val="20"/>
          <w:szCs w:val="20"/>
        </w:rPr>
        <w:t>Once wood has been processed and/or converted, seasoning must take place. Seasoning is the term used to describe drying wood. Seasoning wood is important because otherwise it will shrink during usage and be more susceptible to rot. In the case of firewood, the less moisture it contains, the better it will burn and the less smoke it will produce.</w:t>
      </w:r>
    </w:p>
    <w:p w:rsidR="00030E35" w:rsidRDefault="00030E35" w:rsidP="00030E35">
      <w:pPr>
        <w:pStyle w:val="NormalWeb"/>
        <w:shd w:val="clear" w:color="auto" w:fill="FFFFFF"/>
        <w:spacing w:before="120" w:beforeAutospacing="0" w:after="120" w:afterAutospacing="0" w:line="244" w:lineRule="atLeast"/>
        <w:jc w:val="both"/>
        <w:rPr>
          <w:rFonts w:ascii="Verdana" w:hAnsi="Verdana"/>
          <w:color w:val="4C5660"/>
          <w:sz w:val="20"/>
          <w:szCs w:val="20"/>
        </w:rPr>
      </w:pPr>
      <w:r>
        <w:rPr>
          <w:rFonts w:ascii="Verdana" w:hAnsi="Verdana"/>
          <w:color w:val="4C5660"/>
          <w:sz w:val="20"/>
          <w:szCs w:val="20"/>
        </w:rPr>
        <w:t xml:space="preserve">When seasoning wood, in whatever form, air circulation is vital. If air circulation is insufficient, moisture will be trapped between the wood stopping it from drying properly and causing </w:t>
      </w:r>
      <w:proofErr w:type="spellStart"/>
      <w:r>
        <w:rPr>
          <w:rFonts w:ascii="Verdana" w:hAnsi="Verdana"/>
          <w:color w:val="4C5660"/>
          <w:sz w:val="20"/>
          <w:szCs w:val="20"/>
        </w:rPr>
        <w:t>bacterial</w:t>
      </w:r>
      <w:proofErr w:type="spellEnd"/>
      <w:r>
        <w:rPr>
          <w:rFonts w:ascii="Verdana" w:hAnsi="Verdana"/>
          <w:color w:val="4C5660"/>
          <w:sz w:val="20"/>
          <w:szCs w:val="20"/>
        </w:rPr>
        <w:t xml:space="preserve"> or fungal decay. Unless it is dried using a kiln, wood takes around two years to dry out properly.</w:t>
      </w:r>
    </w:p>
    <w:p w:rsidR="00030E35" w:rsidRDefault="00030E35" w:rsidP="00030E35">
      <w:pPr>
        <w:pStyle w:val="NormalWeb"/>
        <w:shd w:val="clear" w:color="auto" w:fill="FFFFFF"/>
        <w:spacing w:before="120" w:beforeAutospacing="0" w:after="120" w:afterAutospacing="0" w:line="244" w:lineRule="atLeast"/>
        <w:rPr>
          <w:rFonts w:ascii="Verdana" w:hAnsi="Verdana"/>
          <w:color w:val="4C5660"/>
          <w:sz w:val="20"/>
          <w:szCs w:val="20"/>
        </w:rPr>
      </w:pPr>
      <w:r>
        <w:rPr>
          <w:rFonts w:ascii="Verdana" w:hAnsi="Verdana"/>
          <w:color w:val="4C5660"/>
          <w:sz w:val="20"/>
          <w:szCs w:val="20"/>
        </w:rPr>
        <w:pict>
          <v:shape id="_x0000_i1057" type="#_x0000_t75" alt="a stack of cleft wood" style="width:192pt;height:2in"/>
        </w:pict>
      </w:r>
    </w:p>
    <w:p w:rsidR="00030E35" w:rsidRDefault="00030E35" w:rsidP="00030E35">
      <w:pPr>
        <w:pStyle w:val="NormalWeb"/>
        <w:shd w:val="clear" w:color="auto" w:fill="FFFFFF"/>
        <w:spacing w:before="120" w:beforeAutospacing="0" w:after="120" w:afterAutospacing="0" w:line="244" w:lineRule="atLeast"/>
        <w:jc w:val="both"/>
        <w:rPr>
          <w:rFonts w:ascii="Verdana" w:hAnsi="Verdana"/>
          <w:color w:val="4C5660"/>
          <w:sz w:val="20"/>
          <w:szCs w:val="20"/>
        </w:rPr>
      </w:pPr>
      <w:r>
        <w:rPr>
          <w:rFonts w:ascii="Verdana" w:hAnsi="Verdana"/>
          <w:color w:val="4C5660"/>
          <w:sz w:val="20"/>
          <w:szCs w:val="20"/>
        </w:rPr>
        <w:t xml:space="preserve">Firewood is simpler to season than sawn wood as there is no need to worry about the wood splitting or becoming stained. So long as it is stacked under shelter with sufficient gaps for air flow it will dry out well. Two methods of seasoning firewood are as follows. Cut logs to size (4ft lengths are traditional), cleave the logs in </w:t>
      </w:r>
      <w:proofErr w:type="spellStart"/>
      <w:r>
        <w:rPr>
          <w:rFonts w:ascii="Verdana" w:hAnsi="Verdana"/>
          <w:color w:val="4C5660"/>
          <w:sz w:val="20"/>
          <w:szCs w:val="20"/>
        </w:rPr>
        <w:t>to</w:t>
      </w:r>
      <w:proofErr w:type="spellEnd"/>
      <w:r>
        <w:rPr>
          <w:rFonts w:ascii="Verdana" w:hAnsi="Verdana"/>
          <w:color w:val="4C5660"/>
          <w:sz w:val="20"/>
          <w:szCs w:val="20"/>
        </w:rPr>
        <w:t xml:space="preserve"> quarters or smaller depending on their diameter and stack the lengths for a year. Then saw them into useable lengths and stack them for a further year until they are ready to use.</w:t>
      </w:r>
    </w:p>
    <w:p w:rsidR="00030E35" w:rsidRDefault="00030E35" w:rsidP="00030E35">
      <w:pPr>
        <w:pStyle w:val="NormalWeb"/>
        <w:shd w:val="clear" w:color="auto" w:fill="FFFFFF"/>
        <w:spacing w:before="120" w:beforeAutospacing="0" w:after="120" w:afterAutospacing="0" w:line="244" w:lineRule="atLeast"/>
        <w:jc w:val="both"/>
        <w:rPr>
          <w:rFonts w:ascii="Verdana" w:hAnsi="Verdana"/>
          <w:color w:val="4C5660"/>
          <w:sz w:val="20"/>
          <w:szCs w:val="20"/>
        </w:rPr>
      </w:pPr>
      <w:r>
        <w:rPr>
          <w:rFonts w:ascii="Verdana" w:hAnsi="Verdana"/>
          <w:color w:val="4C5660"/>
          <w:sz w:val="20"/>
          <w:szCs w:val="20"/>
        </w:rPr>
        <w:t>Alternatively leave them to dry in the round for a year then saw them into stumps and split them using an axe or maul. However you chose to split them, when stacking firewood the layers should be stacked alternately i.e. if the first layer is stacked facing forward the second should be stacked facing sideways.</w:t>
      </w:r>
    </w:p>
    <w:p w:rsidR="00030E35" w:rsidRDefault="00030E35" w:rsidP="00030E35">
      <w:pPr>
        <w:pStyle w:val="NormalWeb"/>
        <w:shd w:val="clear" w:color="auto" w:fill="FFFFFF"/>
        <w:spacing w:before="120" w:beforeAutospacing="0" w:after="120" w:afterAutospacing="0" w:line="244" w:lineRule="atLeast"/>
        <w:rPr>
          <w:rFonts w:ascii="Verdana" w:hAnsi="Verdana"/>
          <w:color w:val="4C5660"/>
          <w:sz w:val="20"/>
          <w:szCs w:val="20"/>
        </w:rPr>
      </w:pPr>
      <w:r>
        <w:rPr>
          <w:rFonts w:ascii="Verdana" w:hAnsi="Verdana"/>
          <w:color w:val="4C5660"/>
          <w:sz w:val="20"/>
          <w:szCs w:val="20"/>
        </w:rPr>
        <w:pict>
          <v:shape id="_x0000_i1058" type="#_x0000_t75" alt="a stack of split wood" style="width:195pt;height:146.25pt"/>
        </w:pict>
      </w:r>
    </w:p>
    <w:p w:rsidR="00030E35" w:rsidRDefault="00030E35" w:rsidP="00030E35">
      <w:pPr>
        <w:pStyle w:val="NormalWeb"/>
        <w:shd w:val="clear" w:color="auto" w:fill="FFFFFF"/>
        <w:spacing w:before="120" w:beforeAutospacing="0" w:after="120" w:afterAutospacing="0" w:line="244" w:lineRule="atLeast"/>
        <w:jc w:val="both"/>
        <w:rPr>
          <w:rFonts w:ascii="Verdana" w:hAnsi="Verdana"/>
          <w:color w:val="4C5660"/>
          <w:sz w:val="20"/>
          <w:szCs w:val="20"/>
        </w:rPr>
      </w:pPr>
      <w:r>
        <w:rPr>
          <w:rFonts w:ascii="Verdana" w:hAnsi="Verdana"/>
          <w:color w:val="4C5660"/>
          <w:sz w:val="20"/>
          <w:szCs w:val="20"/>
        </w:rPr>
        <w:t> </w:t>
      </w:r>
    </w:p>
    <w:p w:rsidR="00030E35" w:rsidRDefault="00030E35" w:rsidP="00030E35">
      <w:pPr>
        <w:pStyle w:val="NormalWeb"/>
        <w:shd w:val="clear" w:color="auto" w:fill="FFFFFF"/>
        <w:spacing w:before="120" w:beforeAutospacing="0" w:after="120" w:afterAutospacing="0" w:line="244" w:lineRule="atLeast"/>
        <w:jc w:val="both"/>
        <w:rPr>
          <w:rFonts w:ascii="Verdana" w:hAnsi="Verdana"/>
          <w:color w:val="4C5660"/>
          <w:sz w:val="20"/>
          <w:szCs w:val="20"/>
        </w:rPr>
      </w:pPr>
      <w:r>
        <w:rPr>
          <w:rFonts w:ascii="Verdana" w:hAnsi="Verdana"/>
          <w:color w:val="4C5660"/>
          <w:sz w:val="20"/>
          <w:szCs w:val="20"/>
        </w:rPr>
        <w:t xml:space="preserve">Stacking sawn planks or boards is different however. They do not want to be touching or they will not dry properly and will probably end up stained. To allow air circulation, small bits of wood often called sticks or stickers are place between the planks as they are stacked. </w:t>
      </w:r>
      <w:r>
        <w:rPr>
          <w:rFonts w:ascii="Verdana" w:hAnsi="Verdana"/>
          <w:color w:val="4C5660"/>
          <w:sz w:val="20"/>
          <w:szCs w:val="20"/>
        </w:rPr>
        <w:lastRenderedPageBreak/>
        <w:t xml:space="preserve">There is no set size for these sticks though they are usually around 1x1 inch. The smallness of the sticks </w:t>
      </w:r>
      <w:proofErr w:type="spellStart"/>
      <w:r>
        <w:rPr>
          <w:rFonts w:ascii="Verdana" w:hAnsi="Verdana"/>
          <w:color w:val="4C5660"/>
          <w:sz w:val="20"/>
          <w:szCs w:val="20"/>
        </w:rPr>
        <w:t>minimises</w:t>
      </w:r>
      <w:proofErr w:type="spellEnd"/>
      <w:r>
        <w:rPr>
          <w:rFonts w:ascii="Verdana" w:hAnsi="Verdana"/>
          <w:color w:val="4C5660"/>
          <w:sz w:val="20"/>
          <w:szCs w:val="20"/>
        </w:rPr>
        <w:t xml:space="preserve"> contact and reduces the likelihood of stain however to further reduce the risk it is important that the sticks are free from dirt or decay.</w:t>
      </w:r>
    </w:p>
    <w:p w:rsidR="00030E35" w:rsidRDefault="00030E35" w:rsidP="00030E35">
      <w:pPr>
        <w:pStyle w:val="NormalWeb"/>
        <w:shd w:val="clear" w:color="auto" w:fill="FFFFFF"/>
        <w:spacing w:before="120" w:beforeAutospacing="0" w:after="120" w:afterAutospacing="0" w:line="244" w:lineRule="atLeast"/>
        <w:jc w:val="both"/>
        <w:rPr>
          <w:rFonts w:ascii="Verdana" w:hAnsi="Verdana"/>
          <w:color w:val="4C5660"/>
          <w:sz w:val="20"/>
          <w:szCs w:val="20"/>
        </w:rPr>
      </w:pPr>
      <w:r>
        <w:rPr>
          <w:rFonts w:ascii="Verdana" w:hAnsi="Verdana"/>
          <w:color w:val="4C5660"/>
          <w:sz w:val="20"/>
          <w:szCs w:val="20"/>
        </w:rPr>
        <w:t> </w:t>
      </w:r>
    </w:p>
    <w:p w:rsidR="00030E35" w:rsidRDefault="00030E35" w:rsidP="00030E35">
      <w:pPr>
        <w:pStyle w:val="NormalWeb"/>
        <w:shd w:val="clear" w:color="auto" w:fill="FFFFFF"/>
        <w:spacing w:before="120" w:beforeAutospacing="0" w:after="120" w:afterAutospacing="0" w:line="244" w:lineRule="atLeast"/>
        <w:rPr>
          <w:rFonts w:ascii="Verdana" w:hAnsi="Verdana"/>
          <w:color w:val="4C5660"/>
          <w:sz w:val="20"/>
          <w:szCs w:val="20"/>
        </w:rPr>
      </w:pPr>
      <w:r>
        <w:rPr>
          <w:rFonts w:ascii="Verdana" w:hAnsi="Verdana"/>
          <w:color w:val="4C5660"/>
          <w:sz w:val="20"/>
          <w:szCs w:val="20"/>
        </w:rPr>
        <w:pict>
          <v:shape id="_x0000_i1059" type="#_x0000_t75" alt="a stack of sawn timber" style="width:192pt;height:2in"/>
        </w:pict>
      </w:r>
    </w:p>
    <w:p w:rsidR="00030E35" w:rsidRDefault="00030E35" w:rsidP="00030E35">
      <w:pPr>
        <w:pStyle w:val="NormalWeb"/>
        <w:shd w:val="clear" w:color="auto" w:fill="FFFFFF"/>
        <w:spacing w:before="120" w:beforeAutospacing="0" w:after="120" w:afterAutospacing="0" w:line="244" w:lineRule="atLeast"/>
        <w:jc w:val="both"/>
        <w:rPr>
          <w:rFonts w:ascii="Verdana" w:hAnsi="Verdana"/>
          <w:color w:val="4C5660"/>
          <w:sz w:val="20"/>
          <w:szCs w:val="20"/>
        </w:rPr>
      </w:pPr>
      <w:r>
        <w:rPr>
          <w:rFonts w:ascii="Verdana" w:hAnsi="Verdana"/>
          <w:color w:val="4C5660"/>
          <w:sz w:val="20"/>
          <w:szCs w:val="20"/>
        </w:rPr>
        <w:t>Another issue with seasoning sawn planks or boards is their tendency to warp or develop shakes (splits). To avoid this it is important that the sticks are placed evenly throughout the stack, both horizontally and vertically otherwise the pressures placed on the timber will be unbalanced and this causes warping. Also the planks or boards should be stacked out of direct sunlight as its heat accelerates the drying process. If the timber is dried too fast, then the inside will not be able to dry as fast as the outside and so the outside shrinks faster which is what causes shakes.</w:t>
      </w:r>
    </w:p>
    <w:p w:rsidR="00030E35" w:rsidRDefault="00030E35" w:rsidP="00030E35">
      <w:pPr>
        <w:pStyle w:val="NormalWeb"/>
        <w:shd w:val="clear" w:color="auto" w:fill="FFFFFF"/>
        <w:spacing w:before="120" w:beforeAutospacing="0" w:after="120" w:afterAutospacing="0" w:line="244" w:lineRule="atLeast"/>
        <w:ind w:left="150"/>
        <w:rPr>
          <w:rFonts w:ascii="Verdana" w:hAnsi="Verdana"/>
          <w:color w:val="4C5660"/>
          <w:sz w:val="20"/>
          <w:szCs w:val="20"/>
        </w:rPr>
      </w:pPr>
      <w:hyperlink r:id="rId39" w:history="1">
        <w:r>
          <w:rPr>
            <w:rFonts w:ascii="Verdana" w:hAnsi="Verdana"/>
            <w:color w:val="6F1133"/>
            <w:sz w:val="20"/>
            <w:szCs w:val="20"/>
          </w:rPr>
          <w:pict>
            <v:shape id="_x0000_i1060" type="#_x0000_t75" alt="Conversion and Processing" href="https://content.cat.org.uk/index.php/woodland-management/15-woodland/about-our-woodland--woodland-management/100" style="width:24pt;height:24pt" o:button="t"/>
          </w:pict>
        </w:r>
      </w:hyperlink>
      <w:r>
        <w:rPr>
          <w:rFonts w:ascii="Verdana" w:hAnsi="Verdana"/>
          <w:color w:val="4C5660"/>
          <w:sz w:val="20"/>
          <w:szCs w:val="20"/>
        </w:rPr>
        <w:t> </w:t>
      </w:r>
      <w:hyperlink r:id="rId40" w:history="1">
        <w:r>
          <w:rPr>
            <w:rFonts w:ascii="Verdana" w:hAnsi="Verdana"/>
            <w:color w:val="6F1133"/>
            <w:sz w:val="20"/>
            <w:szCs w:val="20"/>
          </w:rPr>
          <w:pict>
            <v:shape id="_x0000_i1061" type="#_x0000_t75" alt="Broadleaf Management" href="https://content.cat.org.uk/index.php/woodland-management/15-woodland/about-our-woodland--woodland-management/89" style="width:24pt;height:24pt" o:button="t"/>
          </w:pict>
        </w:r>
      </w:hyperlink>
      <w:r>
        <w:rPr>
          <w:rFonts w:ascii="Verdana" w:hAnsi="Verdana"/>
          <w:color w:val="4C5660"/>
          <w:sz w:val="20"/>
          <w:szCs w:val="20"/>
        </w:rPr>
        <w:t> </w:t>
      </w:r>
      <w:hyperlink r:id="rId41" w:history="1">
        <w:r>
          <w:rPr>
            <w:rFonts w:ascii="Verdana" w:hAnsi="Verdana"/>
            <w:color w:val="6F1133"/>
            <w:sz w:val="20"/>
            <w:szCs w:val="20"/>
          </w:rPr>
          <w:pict>
            <v:shape id="_x0000_i1062" type="#_x0000_t75" alt="Conifer Management" href="https://content.cat.org.uk/index.php/woodland-management/15-woodland/about-our-woodland--woodland-management/88" style="width:24pt;height:24pt" o:button="t"/>
          </w:pict>
        </w:r>
      </w:hyperlink>
      <w:r>
        <w:rPr>
          <w:rFonts w:ascii="Verdana" w:hAnsi="Verdana"/>
          <w:color w:val="4C5660"/>
          <w:sz w:val="20"/>
          <w:szCs w:val="20"/>
        </w:rPr>
        <w:t> </w:t>
      </w:r>
      <w:hyperlink r:id="rId42" w:history="1">
        <w:r>
          <w:rPr>
            <w:rFonts w:ascii="Verdana" w:hAnsi="Verdana"/>
            <w:color w:val="6F1133"/>
            <w:sz w:val="20"/>
            <w:szCs w:val="20"/>
          </w:rPr>
          <w:pict>
            <v:shape id="_x0000_i1063" type="#_x0000_t75" alt="Coppicing" href="https://content.cat.org.uk/index.php/woodland-management/15-woodland/about-our-woodland--woodland-management/86" style="width:24pt;height:24pt" o:button="t"/>
          </w:pict>
        </w:r>
      </w:hyperlink>
      <w:r>
        <w:rPr>
          <w:rFonts w:ascii="Verdana" w:hAnsi="Verdana"/>
          <w:color w:val="4C5660"/>
          <w:sz w:val="20"/>
          <w:szCs w:val="20"/>
        </w:rPr>
        <w:t> </w:t>
      </w:r>
      <w:hyperlink r:id="rId43" w:history="1">
        <w:r>
          <w:rPr>
            <w:rFonts w:ascii="Verdana" w:hAnsi="Verdana"/>
            <w:color w:val="6F1133"/>
            <w:sz w:val="20"/>
            <w:szCs w:val="20"/>
          </w:rPr>
          <w:pict>
            <v:shape id="_x0000_i1064" type="#_x0000_t75" alt="Extraction" href="https://content.cat.org.uk/index.php/woodland-management/15-woodland/about-our-woodland--woodland-management/85" style="width:24pt;height:24pt" o:button="t"/>
          </w:pict>
        </w:r>
      </w:hyperlink>
      <w:r>
        <w:rPr>
          <w:rFonts w:ascii="Verdana" w:hAnsi="Verdana"/>
          <w:color w:val="4C5660"/>
          <w:sz w:val="20"/>
          <w:szCs w:val="20"/>
        </w:rPr>
        <w:t> </w:t>
      </w:r>
      <w:hyperlink r:id="rId44" w:history="1">
        <w:r>
          <w:rPr>
            <w:rFonts w:ascii="Verdana" w:hAnsi="Verdana"/>
            <w:color w:val="6F1133"/>
            <w:sz w:val="20"/>
            <w:szCs w:val="20"/>
          </w:rPr>
          <w:pict>
            <v:shape id="_x0000_i1065" type="#_x0000_t75" alt="Tree nursery" href="https://content.cat.org.uk/index.php/woodland-management/15-woodland/about-our-woodland--woodland-management/80" style="width:24pt;height:24pt" o:button="t"/>
          </w:pict>
        </w:r>
      </w:hyperlink>
    </w:p>
    <w:p w:rsidR="00452FC2" w:rsidRDefault="00030E35" w:rsidP="00452FC2">
      <w:pPr>
        <w:pStyle w:val="ListParagraph"/>
        <w:ind w:left="1080"/>
        <w:rPr>
          <w:sz w:val="28"/>
          <w:szCs w:val="28"/>
        </w:rPr>
      </w:pPr>
      <w:proofErr w:type="gramStart"/>
      <w:r>
        <w:rPr>
          <w:sz w:val="28"/>
          <w:szCs w:val="28"/>
        </w:rPr>
        <w:t>question</w:t>
      </w:r>
      <w:proofErr w:type="gramEnd"/>
      <w:r>
        <w:rPr>
          <w:sz w:val="28"/>
          <w:szCs w:val="28"/>
        </w:rPr>
        <w:t>;</w:t>
      </w:r>
    </w:p>
    <w:p w:rsidR="00030E35" w:rsidRDefault="00030E35" w:rsidP="00030E35">
      <w:pPr>
        <w:pStyle w:val="ListParagraph"/>
        <w:numPr>
          <w:ilvl w:val="0"/>
          <w:numId w:val="6"/>
        </w:numPr>
        <w:rPr>
          <w:sz w:val="28"/>
          <w:szCs w:val="28"/>
        </w:rPr>
      </w:pPr>
      <w:r>
        <w:rPr>
          <w:sz w:val="28"/>
          <w:szCs w:val="28"/>
        </w:rPr>
        <w:t>what is wood conversion</w:t>
      </w:r>
    </w:p>
    <w:p w:rsidR="00030E35" w:rsidRDefault="00030E35" w:rsidP="00030E35">
      <w:pPr>
        <w:pStyle w:val="ListParagraph"/>
        <w:numPr>
          <w:ilvl w:val="0"/>
          <w:numId w:val="6"/>
        </w:numPr>
        <w:rPr>
          <w:sz w:val="28"/>
          <w:szCs w:val="28"/>
        </w:rPr>
      </w:pPr>
      <w:r>
        <w:rPr>
          <w:sz w:val="28"/>
          <w:szCs w:val="28"/>
        </w:rPr>
        <w:t xml:space="preserve">define wood seasoning   </w:t>
      </w:r>
    </w:p>
    <w:p w:rsidR="00030E35" w:rsidRDefault="00030E35" w:rsidP="00030E35">
      <w:pPr>
        <w:pStyle w:val="ListParagraph"/>
        <w:ind w:left="1440"/>
        <w:rPr>
          <w:sz w:val="28"/>
          <w:szCs w:val="28"/>
        </w:rPr>
      </w:pPr>
      <w:proofErr w:type="gramStart"/>
      <w:r>
        <w:rPr>
          <w:sz w:val="28"/>
          <w:szCs w:val="28"/>
        </w:rPr>
        <w:t>week</w:t>
      </w:r>
      <w:proofErr w:type="gramEnd"/>
      <w:r>
        <w:rPr>
          <w:sz w:val="28"/>
          <w:szCs w:val="28"/>
        </w:rPr>
        <w:t xml:space="preserve"> 4; processing of wood</w:t>
      </w:r>
    </w:p>
    <w:p w:rsidR="00030E35" w:rsidRDefault="00030E35" w:rsidP="00030E35">
      <w:pPr>
        <w:pStyle w:val="Heading1"/>
        <w:spacing w:before="0"/>
        <w:rPr>
          <w:rFonts w:ascii="Arial" w:hAnsi="Arial" w:cs="Arial"/>
          <w:caps/>
          <w:color w:val="005B84"/>
          <w:sz w:val="33"/>
          <w:szCs w:val="33"/>
        </w:rPr>
      </w:pPr>
      <w:proofErr w:type="gramStart"/>
      <w:r>
        <w:lastRenderedPageBreak/>
        <w:t>defects</w:t>
      </w:r>
      <w:proofErr w:type="gramEnd"/>
      <w:r>
        <w:t xml:space="preserve"> in wood;</w:t>
      </w:r>
      <w:r w:rsidRPr="00030E35">
        <w:rPr>
          <w:rFonts w:ascii="Arial" w:hAnsi="Arial" w:cs="Arial"/>
          <w:caps/>
          <w:color w:val="005B84"/>
          <w:sz w:val="33"/>
          <w:szCs w:val="33"/>
        </w:rPr>
        <w:t xml:space="preserve"> </w:t>
      </w:r>
      <w:r>
        <w:rPr>
          <w:rFonts w:ascii="Arial" w:hAnsi="Arial" w:cs="Arial"/>
          <w:caps/>
          <w:color w:val="005B84"/>
          <w:sz w:val="33"/>
          <w:szCs w:val="33"/>
        </w:rPr>
        <w:t>WOOD DEFECTS</w:t>
      </w:r>
    </w:p>
    <w:p w:rsidR="00030E35" w:rsidRDefault="00030E35" w:rsidP="00030E35">
      <w:pPr>
        <w:pStyle w:val="NormalWeb"/>
        <w:shd w:val="clear" w:color="auto" w:fill="F6F6F6"/>
        <w:spacing w:before="0" w:beforeAutospacing="0" w:after="165" w:afterAutospacing="0"/>
        <w:rPr>
          <w:rFonts w:ascii="Arial" w:hAnsi="Arial" w:cs="Arial"/>
          <w:color w:val="666666"/>
          <w:sz w:val="22"/>
          <w:szCs w:val="22"/>
        </w:rPr>
      </w:pPr>
      <w:r>
        <w:rPr>
          <w:rFonts w:ascii="Arial" w:hAnsi="Arial" w:cs="Arial"/>
          <w:noProof/>
          <w:color w:val="666666"/>
          <w:sz w:val="22"/>
          <w:szCs w:val="22"/>
        </w:rPr>
        <w:drawing>
          <wp:inline distT="0" distB="0" distL="0" distR="0">
            <wp:extent cx="2857500" cy="4381500"/>
            <wp:effectExtent l="19050" t="0" r="0" b="0"/>
            <wp:docPr id="64" name="Picture 64" descr="http://www.davidstimber.com.au/wp-content/uploads/2013/08/wood-def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davidstimber.com.au/wp-content/uploads/2013/08/wood-defects.jpg"/>
                    <pic:cNvPicPr>
                      <a:picLocks noChangeAspect="1" noChangeArrowheads="1"/>
                    </pic:cNvPicPr>
                  </pic:nvPicPr>
                  <pic:blipFill>
                    <a:blip r:embed="rId45"/>
                    <a:srcRect/>
                    <a:stretch>
                      <a:fillRect/>
                    </a:stretch>
                  </pic:blipFill>
                  <pic:spPr bwMode="auto">
                    <a:xfrm>
                      <a:off x="0" y="0"/>
                      <a:ext cx="2857500" cy="4381500"/>
                    </a:xfrm>
                    <a:prstGeom prst="rect">
                      <a:avLst/>
                    </a:prstGeom>
                    <a:noFill/>
                    <a:ln w="9525">
                      <a:noFill/>
                      <a:miter lim="800000"/>
                      <a:headEnd/>
                      <a:tailEnd/>
                    </a:ln>
                  </pic:spPr>
                </pic:pic>
              </a:graphicData>
            </a:graphic>
          </wp:inline>
        </w:drawing>
      </w:r>
    </w:p>
    <w:p w:rsidR="00030E35" w:rsidRDefault="00030E35" w:rsidP="00030E35">
      <w:pPr>
        <w:pStyle w:val="NormalWeb"/>
        <w:shd w:val="clear" w:color="auto" w:fill="F6F6F6"/>
        <w:spacing w:before="0" w:beforeAutospacing="0" w:after="0" w:afterAutospacing="0"/>
        <w:rPr>
          <w:rFonts w:ascii="Arial" w:hAnsi="Arial" w:cs="Arial"/>
          <w:color w:val="666666"/>
          <w:sz w:val="22"/>
          <w:szCs w:val="22"/>
        </w:rPr>
      </w:pPr>
      <w:r>
        <w:rPr>
          <w:rFonts w:ascii="Arial" w:hAnsi="Arial" w:cs="Arial"/>
          <w:color w:val="666666"/>
          <w:sz w:val="27"/>
          <w:szCs w:val="27"/>
        </w:rPr>
        <w:t>Timber is far from being a stable and consistent material. One of the biggest challenges of working with timber is learning to work within the constraints of a timber’s. The following are a list of the most common wood defects.</w:t>
      </w:r>
    </w:p>
    <w:p w:rsidR="00030E35" w:rsidRDefault="00030E35" w:rsidP="00030E35">
      <w:pPr>
        <w:pStyle w:val="Heading2"/>
        <w:shd w:val="clear" w:color="auto" w:fill="F6F6F6"/>
        <w:spacing w:before="75" w:after="105"/>
        <w:rPr>
          <w:rFonts w:ascii="Arial" w:hAnsi="Arial" w:cs="Arial"/>
          <w:caps/>
          <w:color w:val="005B84"/>
          <w:sz w:val="23"/>
          <w:szCs w:val="23"/>
        </w:rPr>
      </w:pPr>
      <w:r>
        <w:rPr>
          <w:rFonts w:ascii="Arial" w:hAnsi="Arial" w:cs="Arial"/>
          <w:caps/>
          <w:color w:val="005B84"/>
          <w:sz w:val="23"/>
          <w:szCs w:val="23"/>
        </w:rPr>
        <w:t>BOW (BOWING)</w:t>
      </w:r>
    </w:p>
    <w:p w:rsidR="00030E35" w:rsidRDefault="00030E35" w:rsidP="00030E35">
      <w:pPr>
        <w:pStyle w:val="NormalWeb"/>
        <w:shd w:val="clear" w:color="auto" w:fill="F6F6F6"/>
        <w:spacing w:before="0" w:beforeAutospacing="0" w:after="165" w:afterAutospacing="0"/>
        <w:rPr>
          <w:rFonts w:ascii="Arial" w:hAnsi="Arial" w:cs="Arial"/>
          <w:color w:val="666666"/>
          <w:sz w:val="22"/>
          <w:szCs w:val="22"/>
        </w:rPr>
      </w:pPr>
      <w:r>
        <w:rPr>
          <w:rFonts w:ascii="Arial" w:hAnsi="Arial" w:cs="Arial"/>
          <w:color w:val="666666"/>
          <w:sz w:val="22"/>
          <w:szCs w:val="22"/>
        </w:rPr>
        <w:t xml:space="preserve">The curvature of a piece of sawn timber in the direction of its length, cf. </w:t>
      </w:r>
      <w:proofErr w:type="gramStart"/>
      <w:r>
        <w:rPr>
          <w:rFonts w:ascii="Arial" w:hAnsi="Arial" w:cs="Arial"/>
          <w:color w:val="666666"/>
          <w:sz w:val="22"/>
          <w:szCs w:val="22"/>
        </w:rPr>
        <w:t>Spring</w:t>
      </w:r>
      <w:proofErr w:type="gramEnd"/>
      <w:r>
        <w:rPr>
          <w:rFonts w:ascii="Arial" w:hAnsi="Arial" w:cs="Arial"/>
          <w:color w:val="666666"/>
          <w:sz w:val="22"/>
          <w:szCs w:val="22"/>
        </w:rPr>
        <w:t xml:space="preserve"> and Curvature.</w:t>
      </w:r>
    </w:p>
    <w:p w:rsidR="00030E35" w:rsidRDefault="00030E35" w:rsidP="00030E35">
      <w:pPr>
        <w:pStyle w:val="Heading2"/>
        <w:shd w:val="clear" w:color="auto" w:fill="F6F6F6"/>
        <w:spacing w:before="75" w:after="105"/>
        <w:rPr>
          <w:rFonts w:ascii="Arial" w:hAnsi="Arial" w:cs="Arial"/>
          <w:caps/>
          <w:color w:val="005B84"/>
          <w:sz w:val="23"/>
          <w:szCs w:val="23"/>
        </w:rPr>
      </w:pPr>
      <w:r>
        <w:rPr>
          <w:rFonts w:ascii="Arial" w:hAnsi="Arial" w:cs="Arial"/>
          <w:caps/>
          <w:color w:val="005B84"/>
          <w:sz w:val="23"/>
          <w:szCs w:val="23"/>
        </w:rPr>
        <w:t>BOXED HEART</w:t>
      </w:r>
    </w:p>
    <w:p w:rsidR="00030E35" w:rsidRDefault="00030E35" w:rsidP="00030E35">
      <w:pPr>
        <w:pStyle w:val="NormalWeb"/>
        <w:shd w:val="clear" w:color="auto" w:fill="F6F6F6"/>
        <w:spacing w:before="0" w:beforeAutospacing="0" w:after="165" w:afterAutospacing="0"/>
        <w:rPr>
          <w:rFonts w:ascii="Arial" w:hAnsi="Arial" w:cs="Arial"/>
          <w:color w:val="666666"/>
          <w:sz w:val="22"/>
          <w:szCs w:val="22"/>
        </w:rPr>
      </w:pPr>
      <w:r>
        <w:rPr>
          <w:rFonts w:ascii="Arial" w:hAnsi="Arial" w:cs="Arial"/>
          <w:color w:val="666666"/>
          <w:sz w:val="22"/>
          <w:szCs w:val="22"/>
        </w:rPr>
        <w:t>A term used when the heart is enclosed within the four surfaces of a piece of sawn timber. Well boxed Heart means that the heart is enclosed within the four surfaces of piece of sawn or hewn timber throughout its entire length, and is reasonably well centered at both ends.</w:t>
      </w:r>
    </w:p>
    <w:p w:rsidR="00030E35" w:rsidRDefault="00030E35" w:rsidP="00030E35">
      <w:pPr>
        <w:pStyle w:val="Heading2"/>
        <w:shd w:val="clear" w:color="auto" w:fill="F6F6F6"/>
        <w:spacing w:before="75" w:after="105"/>
        <w:rPr>
          <w:rFonts w:ascii="Arial" w:hAnsi="Arial" w:cs="Arial"/>
          <w:caps/>
          <w:color w:val="005B84"/>
          <w:sz w:val="23"/>
          <w:szCs w:val="23"/>
        </w:rPr>
      </w:pPr>
      <w:r>
        <w:rPr>
          <w:rFonts w:ascii="Arial" w:hAnsi="Arial" w:cs="Arial"/>
          <w:caps/>
          <w:color w:val="005B84"/>
          <w:sz w:val="23"/>
          <w:szCs w:val="23"/>
        </w:rPr>
        <w:t>CHECKS</w:t>
      </w:r>
    </w:p>
    <w:p w:rsidR="00030E35" w:rsidRDefault="00030E35" w:rsidP="00030E35">
      <w:pPr>
        <w:pStyle w:val="NormalWeb"/>
        <w:shd w:val="clear" w:color="auto" w:fill="F6F6F6"/>
        <w:spacing w:before="0" w:beforeAutospacing="0" w:after="165" w:afterAutospacing="0"/>
        <w:rPr>
          <w:rFonts w:ascii="Arial" w:hAnsi="Arial" w:cs="Arial"/>
          <w:color w:val="666666"/>
          <w:sz w:val="22"/>
          <w:szCs w:val="22"/>
        </w:rPr>
      </w:pPr>
      <w:r>
        <w:rPr>
          <w:rFonts w:ascii="Arial" w:hAnsi="Arial" w:cs="Arial"/>
          <w:color w:val="666666"/>
          <w:sz w:val="22"/>
          <w:szCs w:val="22"/>
        </w:rPr>
        <w:t>Are small separations of the wood fibers in a longitudinal Wood Defects direction, not penetrating as far as the opposite or adjoining side of a piece of sawn timber; they usually result from strains developing during seasoning; Surface (or Seasoning) Checks, and End (or Heart) Checks are distinguished.</w:t>
      </w:r>
    </w:p>
    <w:p w:rsidR="00030E35" w:rsidRDefault="00030E35" w:rsidP="00030E35">
      <w:pPr>
        <w:pStyle w:val="Heading2"/>
        <w:shd w:val="clear" w:color="auto" w:fill="F6F6F6"/>
        <w:spacing w:before="75" w:after="105"/>
        <w:rPr>
          <w:rFonts w:ascii="Arial" w:hAnsi="Arial" w:cs="Arial"/>
          <w:caps/>
          <w:color w:val="005B84"/>
          <w:sz w:val="23"/>
          <w:szCs w:val="23"/>
        </w:rPr>
      </w:pPr>
      <w:r>
        <w:rPr>
          <w:rFonts w:ascii="Arial" w:hAnsi="Arial" w:cs="Arial"/>
          <w:caps/>
          <w:color w:val="005B84"/>
          <w:sz w:val="23"/>
          <w:szCs w:val="23"/>
        </w:rPr>
        <w:lastRenderedPageBreak/>
        <w:t>COMPRESSION FANURES</w:t>
      </w:r>
    </w:p>
    <w:p w:rsidR="00030E35" w:rsidRDefault="00030E35" w:rsidP="00030E35">
      <w:pPr>
        <w:pStyle w:val="NormalWeb"/>
        <w:shd w:val="clear" w:color="auto" w:fill="F6F6F6"/>
        <w:spacing w:before="0" w:beforeAutospacing="0" w:after="165" w:afterAutospacing="0"/>
        <w:rPr>
          <w:rFonts w:ascii="Arial" w:hAnsi="Arial" w:cs="Arial"/>
          <w:color w:val="666666"/>
          <w:sz w:val="22"/>
          <w:szCs w:val="22"/>
        </w:rPr>
      </w:pPr>
      <w:r>
        <w:rPr>
          <w:rFonts w:ascii="Arial" w:hAnsi="Arial" w:cs="Arial"/>
          <w:color w:val="666666"/>
          <w:sz w:val="22"/>
          <w:szCs w:val="22"/>
        </w:rPr>
        <w:t xml:space="preserve">Are fractures across the grain in which the fibers are broken transversely or are crushed by </w:t>
      </w:r>
      <w:proofErr w:type="gramStart"/>
      <w:r>
        <w:rPr>
          <w:rFonts w:ascii="Arial" w:hAnsi="Arial" w:cs="Arial"/>
          <w:color w:val="666666"/>
          <w:sz w:val="22"/>
          <w:szCs w:val="22"/>
        </w:rPr>
        <w:t>compression.</w:t>
      </w:r>
      <w:proofErr w:type="gramEnd"/>
      <w:r>
        <w:rPr>
          <w:rFonts w:ascii="Arial" w:hAnsi="Arial" w:cs="Arial"/>
          <w:color w:val="666666"/>
          <w:sz w:val="22"/>
          <w:szCs w:val="22"/>
        </w:rPr>
        <w:t xml:space="preserve"> Various causes are suggested, such as felling across obstructions, and failure inside the growing tree caused by high winds, growth stresses, </w:t>
      </w:r>
      <w:proofErr w:type="gramStart"/>
      <w:r>
        <w:rPr>
          <w:rFonts w:ascii="Arial" w:hAnsi="Arial" w:cs="Arial"/>
          <w:color w:val="666666"/>
          <w:sz w:val="22"/>
          <w:szCs w:val="22"/>
        </w:rPr>
        <w:t>etc</w:t>
      </w:r>
      <w:proofErr w:type="gramEnd"/>
      <w:r>
        <w:rPr>
          <w:rFonts w:ascii="Arial" w:hAnsi="Arial" w:cs="Arial"/>
          <w:color w:val="666666"/>
          <w:sz w:val="22"/>
          <w:szCs w:val="22"/>
        </w:rPr>
        <w:t xml:space="preserve">. </w:t>
      </w:r>
      <w:proofErr w:type="spellStart"/>
      <w:r>
        <w:rPr>
          <w:rFonts w:ascii="Arial" w:hAnsi="Arial" w:cs="Arial"/>
          <w:color w:val="666666"/>
          <w:sz w:val="22"/>
          <w:szCs w:val="22"/>
        </w:rPr>
        <w:t>ls</w:t>
      </w:r>
      <w:proofErr w:type="spellEnd"/>
      <w:r>
        <w:rPr>
          <w:rFonts w:ascii="Arial" w:hAnsi="Arial" w:cs="Arial"/>
          <w:color w:val="666666"/>
          <w:sz w:val="22"/>
          <w:szCs w:val="22"/>
        </w:rPr>
        <w:t xml:space="preserve"> also known as Felling Shakes, Thunder, Rupture, Lightning, and Transverse Shakes, Upsets, Cross Breaks, or Cross Fractures. Very often they are difficult to detect until the timber is dressed.</w:t>
      </w:r>
    </w:p>
    <w:p w:rsidR="00030E35" w:rsidRDefault="00030E35" w:rsidP="00030E35">
      <w:pPr>
        <w:pStyle w:val="Heading2"/>
        <w:shd w:val="clear" w:color="auto" w:fill="F6F6F6"/>
        <w:spacing w:before="75" w:after="105"/>
        <w:rPr>
          <w:rFonts w:ascii="Arial" w:hAnsi="Arial" w:cs="Arial"/>
          <w:caps/>
          <w:color w:val="005B84"/>
          <w:sz w:val="23"/>
          <w:szCs w:val="23"/>
        </w:rPr>
      </w:pPr>
      <w:r>
        <w:rPr>
          <w:rFonts w:ascii="Arial" w:hAnsi="Arial" w:cs="Arial"/>
          <w:caps/>
          <w:noProof/>
          <w:color w:val="005B84"/>
          <w:sz w:val="23"/>
          <w:szCs w:val="23"/>
        </w:rPr>
        <w:drawing>
          <wp:inline distT="0" distB="0" distL="0" distR="0">
            <wp:extent cx="2857500" cy="3381375"/>
            <wp:effectExtent l="19050" t="0" r="0" b="0"/>
            <wp:docPr id="65" name="Picture 65" descr="http://www.davidstimber.com.au/wp-content/uploads/2013/08/wood-defec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davidstimber.com.au/wp-content/uploads/2013/08/wood-defects-2.jpg"/>
                    <pic:cNvPicPr>
                      <a:picLocks noChangeAspect="1" noChangeArrowheads="1"/>
                    </pic:cNvPicPr>
                  </pic:nvPicPr>
                  <pic:blipFill>
                    <a:blip r:embed="rId46" cstate="print"/>
                    <a:srcRect/>
                    <a:stretch>
                      <a:fillRect/>
                    </a:stretch>
                  </pic:blipFill>
                  <pic:spPr bwMode="auto">
                    <a:xfrm>
                      <a:off x="0" y="0"/>
                      <a:ext cx="2857500" cy="3381375"/>
                    </a:xfrm>
                    <a:prstGeom prst="rect">
                      <a:avLst/>
                    </a:prstGeom>
                    <a:noFill/>
                    <a:ln w="9525">
                      <a:noFill/>
                      <a:miter lim="800000"/>
                      <a:headEnd/>
                      <a:tailEnd/>
                    </a:ln>
                  </pic:spPr>
                </pic:pic>
              </a:graphicData>
            </a:graphic>
          </wp:inline>
        </w:drawing>
      </w:r>
    </w:p>
    <w:p w:rsidR="00030E35" w:rsidRDefault="00030E35" w:rsidP="00030E35">
      <w:pPr>
        <w:pStyle w:val="Heading2"/>
        <w:shd w:val="clear" w:color="auto" w:fill="F6F6F6"/>
        <w:spacing w:before="75" w:after="105"/>
        <w:rPr>
          <w:rFonts w:ascii="Arial" w:hAnsi="Arial" w:cs="Arial"/>
          <w:caps/>
          <w:color w:val="005B84"/>
          <w:sz w:val="23"/>
          <w:szCs w:val="23"/>
        </w:rPr>
      </w:pPr>
      <w:r>
        <w:rPr>
          <w:rFonts w:ascii="Arial" w:hAnsi="Arial" w:cs="Arial"/>
          <w:caps/>
          <w:color w:val="005B84"/>
          <w:sz w:val="23"/>
          <w:szCs w:val="23"/>
        </w:rPr>
        <w:t>CUP (CUPPING)</w:t>
      </w:r>
    </w:p>
    <w:p w:rsidR="00030E35" w:rsidRDefault="00030E35" w:rsidP="00030E35">
      <w:pPr>
        <w:pStyle w:val="NormalWeb"/>
        <w:shd w:val="clear" w:color="auto" w:fill="F6F6F6"/>
        <w:spacing w:before="0" w:beforeAutospacing="0" w:after="0" w:afterAutospacing="0"/>
        <w:rPr>
          <w:rFonts w:ascii="Arial" w:hAnsi="Arial" w:cs="Arial"/>
          <w:color w:val="666666"/>
          <w:sz w:val="22"/>
          <w:szCs w:val="22"/>
        </w:rPr>
      </w:pPr>
      <w:proofErr w:type="gramStart"/>
      <w:r>
        <w:rPr>
          <w:rFonts w:ascii="Arial" w:hAnsi="Arial" w:cs="Arial"/>
          <w:color w:val="666666"/>
          <w:sz w:val="22"/>
          <w:szCs w:val="22"/>
        </w:rPr>
        <w:t>The curvature of a piece of sawn timber across its width.</w:t>
      </w:r>
      <w:proofErr w:type="gramEnd"/>
    </w:p>
    <w:p w:rsidR="00030E35" w:rsidRDefault="00030E35" w:rsidP="00030E35">
      <w:pPr>
        <w:pStyle w:val="Heading2"/>
        <w:shd w:val="clear" w:color="auto" w:fill="F6F6F6"/>
        <w:spacing w:before="75" w:after="105"/>
        <w:rPr>
          <w:rFonts w:ascii="Arial" w:hAnsi="Arial" w:cs="Arial"/>
          <w:caps/>
          <w:color w:val="005B84"/>
          <w:sz w:val="23"/>
          <w:szCs w:val="23"/>
        </w:rPr>
      </w:pPr>
      <w:r>
        <w:rPr>
          <w:rFonts w:ascii="Arial" w:hAnsi="Arial" w:cs="Arial"/>
          <w:caps/>
          <w:color w:val="005B84"/>
          <w:sz w:val="23"/>
          <w:szCs w:val="23"/>
        </w:rPr>
        <w:t>DIAMOND (DIAMONDING)</w:t>
      </w:r>
    </w:p>
    <w:p w:rsidR="00030E35" w:rsidRDefault="00030E35" w:rsidP="00030E35">
      <w:pPr>
        <w:pStyle w:val="NormalWeb"/>
        <w:shd w:val="clear" w:color="auto" w:fill="F6F6F6"/>
        <w:spacing w:before="0" w:beforeAutospacing="0" w:after="165" w:afterAutospacing="0"/>
        <w:rPr>
          <w:rFonts w:ascii="Arial" w:hAnsi="Arial" w:cs="Arial"/>
          <w:color w:val="666666"/>
          <w:sz w:val="22"/>
          <w:szCs w:val="22"/>
        </w:rPr>
      </w:pPr>
      <w:r>
        <w:rPr>
          <w:rFonts w:ascii="Arial" w:hAnsi="Arial" w:cs="Arial"/>
          <w:color w:val="666666"/>
          <w:sz w:val="22"/>
          <w:szCs w:val="22"/>
        </w:rPr>
        <w:t xml:space="preserve">A distortion due to differential shrinkage in drying that causes a piece of timber originally square (or rectangular) in cross section to become </w:t>
      </w:r>
      <w:proofErr w:type="spellStart"/>
      <w:r>
        <w:rPr>
          <w:rFonts w:ascii="Arial" w:hAnsi="Arial" w:cs="Arial"/>
          <w:color w:val="666666"/>
          <w:sz w:val="22"/>
          <w:szCs w:val="22"/>
        </w:rPr>
        <w:t>diamondshaped</w:t>
      </w:r>
      <w:proofErr w:type="spellEnd"/>
      <w:r>
        <w:rPr>
          <w:rFonts w:ascii="Arial" w:hAnsi="Arial" w:cs="Arial"/>
          <w:color w:val="666666"/>
          <w:sz w:val="22"/>
          <w:szCs w:val="22"/>
        </w:rPr>
        <w:t>. This defect occurs when the rays pass through diagonal corners of the square (or rectangle) and is caused by</w:t>
      </w:r>
      <w:proofErr w:type="gramStart"/>
      <w:r>
        <w:rPr>
          <w:rFonts w:ascii="Arial" w:hAnsi="Arial" w:cs="Arial"/>
          <w:color w:val="666666"/>
          <w:sz w:val="22"/>
          <w:szCs w:val="22"/>
        </w:rPr>
        <w:t>  the</w:t>
      </w:r>
      <w:proofErr w:type="gramEnd"/>
      <w:r>
        <w:rPr>
          <w:rFonts w:ascii="Arial" w:hAnsi="Arial" w:cs="Arial"/>
          <w:color w:val="666666"/>
          <w:sz w:val="22"/>
          <w:szCs w:val="22"/>
        </w:rPr>
        <w:t xml:space="preserve"> difference between tangential and radial shrinkage which in many timbers is in the proportion of about 2:1.</w:t>
      </w:r>
    </w:p>
    <w:p w:rsidR="00030E35" w:rsidRDefault="00030E35" w:rsidP="00030E35">
      <w:pPr>
        <w:pStyle w:val="Heading2"/>
        <w:shd w:val="clear" w:color="auto" w:fill="F6F6F6"/>
        <w:spacing w:before="75" w:after="105"/>
        <w:rPr>
          <w:rFonts w:ascii="Arial" w:hAnsi="Arial" w:cs="Arial"/>
          <w:caps/>
          <w:color w:val="005B84"/>
          <w:sz w:val="23"/>
          <w:szCs w:val="23"/>
        </w:rPr>
      </w:pPr>
      <w:r>
        <w:rPr>
          <w:rFonts w:ascii="Arial" w:hAnsi="Arial" w:cs="Arial"/>
          <w:caps/>
          <w:color w:val="005B84"/>
          <w:sz w:val="23"/>
          <w:szCs w:val="23"/>
        </w:rPr>
        <w:t>HONEYCOMB</w:t>
      </w:r>
    </w:p>
    <w:p w:rsidR="00030E35" w:rsidRDefault="00030E35" w:rsidP="00030E35">
      <w:pPr>
        <w:pStyle w:val="NormalWeb"/>
        <w:shd w:val="clear" w:color="auto" w:fill="F6F6F6"/>
        <w:spacing w:before="0" w:beforeAutospacing="0" w:after="165" w:afterAutospacing="0"/>
        <w:rPr>
          <w:rFonts w:ascii="Arial" w:hAnsi="Arial" w:cs="Arial"/>
          <w:color w:val="666666"/>
          <w:sz w:val="22"/>
          <w:szCs w:val="22"/>
        </w:rPr>
      </w:pPr>
      <w:r>
        <w:rPr>
          <w:rFonts w:ascii="Arial" w:hAnsi="Arial" w:cs="Arial"/>
          <w:color w:val="666666"/>
          <w:sz w:val="22"/>
          <w:szCs w:val="22"/>
        </w:rPr>
        <w:t>(Internal Checks) The development of checks in the interior of a piece of wood due to drying stresses, usually along the wood rays, often not visible at the surface. This defect</w:t>
      </w:r>
      <w:proofErr w:type="gramStart"/>
      <w:r>
        <w:rPr>
          <w:rFonts w:ascii="Arial" w:hAnsi="Arial" w:cs="Arial"/>
          <w:color w:val="666666"/>
          <w:sz w:val="22"/>
          <w:szCs w:val="22"/>
        </w:rPr>
        <w:t>  occurs</w:t>
      </w:r>
      <w:proofErr w:type="gramEnd"/>
      <w:r>
        <w:rPr>
          <w:rFonts w:ascii="Arial" w:hAnsi="Arial" w:cs="Arial"/>
          <w:color w:val="666666"/>
          <w:sz w:val="22"/>
          <w:szCs w:val="22"/>
        </w:rPr>
        <w:t xml:space="preserve"> when thick timber is dried too quickly in a seasoning-kiln.</w:t>
      </w:r>
    </w:p>
    <w:p w:rsidR="00030E35" w:rsidRDefault="00030E35" w:rsidP="00030E35">
      <w:pPr>
        <w:pStyle w:val="Heading2"/>
        <w:shd w:val="clear" w:color="auto" w:fill="F6F6F6"/>
        <w:spacing w:before="75" w:after="105"/>
        <w:rPr>
          <w:rFonts w:ascii="Arial" w:hAnsi="Arial" w:cs="Arial"/>
          <w:caps/>
          <w:color w:val="005B84"/>
          <w:sz w:val="23"/>
          <w:szCs w:val="23"/>
        </w:rPr>
      </w:pPr>
      <w:r>
        <w:rPr>
          <w:rFonts w:ascii="Arial" w:hAnsi="Arial" w:cs="Arial"/>
          <w:caps/>
          <w:color w:val="005B84"/>
          <w:sz w:val="23"/>
          <w:szCs w:val="23"/>
        </w:rPr>
        <w:t>SPLIT (ALSO KNOWN AS A SHAKE)</w:t>
      </w:r>
    </w:p>
    <w:p w:rsidR="00030E35" w:rsidRDefault="00030E35" w:rsidP="00030E35">
      <w:pPr>
        <w:pStyle w:val="NormalWeb"/>
        <w:shd w:val="clear" w:color="auto" w:fill="F6F6F6"/>
        <w:spacing w:before="0" w:beforeAutospacing="0" w:after="165" w:afterAutospacing="0"/>
        <w:rPr>
          <w:rFonts w:ascii="Arial" w:hAnsi="Arial" w:cs="Arial"/>
          <w:color w:val="666666"/>
          <w:sz w:val="22"/>
          <w:szCs w:val="22"/>
        </w:rPr>
      </w:pPr>
      <w:r>
        <w:rPr>
          <w:rFonts w:ascii="Arial" w:hAnsi="Arial" w:cs="Arial"/>
          <w:color w:val="666666"/>
          <w:sz w:val="22"/>
          <w:szCs w:val="22"/>
        </w:rPr>
        <w:t xml:space="preserve">Is a longitudinal separation of the fibers which extends to the opposite face or adjoining edge of a piece of sawn </w:t>
      </w:r>
      <w:proofErr w:type="gramStart"/>
      <w:r>
        <w:rPr>
          <w:rFonts w:ascii="Arial" w:hAnsi="Arial" w:cs="Arial"/>
          <w:color w:val="666666"/>
          <w:sz w:val="22"/>
          <w:szCs w:val="22"/>
        </w:rPr>
        <w:t>timber.</w:t>
      </w:r>
      <w:proofErr w:type="gramEnd"/>
    </w:p>
    <w:p w:rsidR="00030E35" w:rsidRDefault="00030E35" w:rsidP="00030E35">
      <w:pPr>
        <w:pStyle w:val="Heading2"/>
        <w:shd w:val="clear" w:color="auto" w:fill="F6F6F6"/>
        <w:spacing w:before="75" w:after="105"/>
        <w:rPr>
          <w:rFonts w:ascii="Arial" w:hAnsi="Arial" w:cs="Arial"/>
          <w:caps/>
          <w:color w:val="005B84"/>
          <w:sz w:val="23"/>
          <w:szCs w:val="23"/>
        </w:rPr>
      </w:pPr>
      <w:r>
        <w:rPr>
          <w:rFonts w:ascii="Arial" w:hAnsi="Arial" w:cs="Arial"/>
          <w:caps/>
          <w:color w:val="005B84"/>
          <w:sz w:val="23"/>
          <w:szCs w:val="23"/>
        </w:rPr>
        <w:lastRenderedPageBreak/>
        <w:t>SPRING</w:t>
      </w:r>
    </w:p>
    <w:p w:rsidR="00030E35" w:rsidRDefault="00030E35" w:rsidP="00030E35">
      <w:pPr>
        <w:pStyle w:val="NormalWeb"/>
        <w:shd w:val="clear" w:color="auto" w:fill="F6F6F6"/>
        <w:spacing w:before="0" w:beforeAutospacing="0" w:after="165" w:afterAutospacing="0"/>
        <w:rPr>
          <w:rFonts w:ascii="Arial" w:hAnsi="Arial" w:cs="Arial"/>
          <w:color w:val="666666"/>
          <w:sz w:val="22"/>
          <w:szCs w:val="22"/>
        </w:rPr>
      </w:pPr>
      <w:r>
        <w:rPr>
          <w:rFonts w:ascii="Arial" w:hAnsi="Arial" w:cs="Arial"/>
          <w:color w:val="666666"/>
          <w:sz w:val="22"/>
          <w:szCs w:val="22"/>
        </w:rPr>
        <w:t xml:space="preserve">Is the curvature of a piece of sawn timber in the plane of its wide face: known as Crook or Free Side </w:t>
      </w:r>
      <w:proofErr w:type="gramStart"/>
      <w:r>
        <w:rPr>
          <w:rFonts w:ascii="Arial" w:hAnsi="Arial" w:cs="Arial"/>
          <w:color w:val="666666"/>
          <w:sz w:val="22"/>
          <w:szCs w:val="22"/>
        </w:rPr>
        <w:t>Bend.</w:t>
      </w:r>
      <w:proofErr w:type="gramEnd"/>
    </w:p>
    <w:p w:rsidR="00030E35" w:rsidRDefault="00030E35" w:rsidP="00030E35">
      <w:pPr>
        <w:pStyle w:val="Heading2"/>
        <w:shd w:val="clear" w:color="auto" w:fill="F6F6F6"/>
        <w:spacing w:before="75" w:after="105"/>
        <w:rPr>
          <w:rFonts w:ascii="Arial" w:hAnsi="Arial" w:cs="Arial"/>
          <w:caps/>
          <w:color w:val="005B84"/>
          <w:sz w:val="23"/>
          <w:szCs w:val="23"/>
        </w:rPr>
      </w:pPr>
      <w:r>
        <w:rPr>
          <w:rFonts w:ascii="Arial" w:hAnsi="Arial" w:cs="Arial"/>
          <w:caps/>
          <w:noProof/>
          <w:color w:val="005B84"/>
          <w:sz w:val="23"/>
          <w:szCs w:val="23"/>
        </w:rPr>
        <w:drawing>
          <wp:inline distT="0" distB="0" distL="0" distR="0">
            <wp:extent cx="2857500" cy="2266950"/>
            <wp:effectExtent l="19050" t="0" r="0" b="0"/>
            <wp:docPr id="66" name="Picture 66" descr="http://www.davidstimber.com.au/wp-content/uploads/2013/08/wood-defect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davidstimber.com.au/wp-content/uploads/2013/08/wood-defects-3.jpg"/>
                    <pic:cNvPicPr>
                      <a:picLocks noChangeAspect="1" noChangeArrowheads="1"/>
                    </pic:cNvPicPr>
                  </pic:nvPicPr>
                  <pic:blipFill>
                    <a:blip r:embed="rId47" cstate="print"/>
                    <a:srcRect/>
                    <a:stretch>
                      <a:fillRect/>
                    </a:stretch>
                  </pic:blipFill>
                  <pic:spPr bwMode="auto">
                    <a:xfrm>
                      <a:off x="0" y="0"/>
                      <a:ext cx="2857500" cy="2266950"/>
                    </a:xfrm>
                    <a:prstGeom prst="rect">
                      <a:avLst/>
                    </a:prstGeom>
                    <a:noFill/>
                    <a:ln w="9525">
                      <a:noFill/>
                      <a:miter lim="800000"/>
                      <a:headEnd/>
                      <a:tailEnd/>
                    </a:ln>
                  </pic:spPr>
                </pic:pic>
              </a:graphicData>
            </a:graphic>
          </wp:inline>
        </w:drawing>
      </w:r>
    </w:p>
    <w:p w:rsidR="00030E35" w:rsidRDefault="00030E35" w:rsidP="00030E35">
      <w:pPr>
        <w:pStyle w:val="Heading2"/>
        <w:shd w:val="clear" w:color="auto" w:fill="F6F6F6"/>
        <w:spacing w:before="75" w:after="105"/>
        <w:rPr>
          <w:rFonts w:ascii="Arial" w:hAnsi="Arial" w:cs="Arial"/>
          <w:caps/>
          <w:color w:val="005B84"/>
          <w:sz w:val="23"/>
          <w:szCs w:val="23"/>
        </w:rPr>
      </w:pPr>
      <w:r>
        <w:rPr>
          <w:rFonts w:ascii="Arial" w:hAnsi="Arial" w:cs="Arial"/>
          <w:caps/>
          <w:color w:val="005B84"/>
          <w:sz w:val="23"/>
          <w:szCs w:val="23"/>
        </w:rPr>
        <w:t>TWISTING</w:t>
      </w:r>
    </w:p>
    <w:p w:rsidR="00030E35" w:rsidRDefault="00030E35" w:rsidP="00030E35">
      <w:pPr>
        <w:pStyle w:val="NormalWeb"/>
        <w:shd w:val="clear" w:color="auto" w:fill="F6F6F6"/>
        <w:spacing w:before="0" w:beforeAutospacing="0" w:after="165" w:afterAutospacing="0"/>
        <w:rPr>
          <w:rFonts w:ascii="Arial" w:hAnsi="Arial" w:cs="Arial"/>
          <w:color w:val="666666"/>
          <w:sz w:val="22"/>
          <w:szCs w:val="22"/>
        </w:rPr>
      </w:pPr>
      <w:r>
        <w:rPr>
          <w:rFonts w:ascii="Arial" w:hAnsi="Arial" w:cs="Arial"/>
          <w:color w:val="666666"/>
          <w:sz w:val="22"/>
          <w:szCs w:val="22"/>
        </w:rPr>
        <w:t>Is the spiral distortion of a piece of sawn timber; it may be accompanied by either bowing or spring, or both.</w:t>
      </w:r>
    </w:p>
    <w:p w:rsidR="00030E35" w:rsidRDefault="00030E35" w:rsidP="00030E35">
      <w:pPr>
        <w:pStyle w:val="Heading2"/>
        <w:shd w:val="clear" w:color="auto" w:fill="F6F6F6"/>
        <w:spacing w:before="75" w:after="105"/>
        <w:rPr>
          <w:rFonts w:ascii="Arial" w:hAnsi="Arial" w:cs="Arial"/>
          <w:caps/>
          <w:color w:val="005B84"/>
          <w:sz w:val="23"/>
          <w:szCs w:val="23"/>
        </w:rPr>
      </w:pPr>
      <w:r>
        <w:rPr>
          <w:rFonts w:ascii="Arial" w:hAnsi="Arial" w:cs="Arial"/>
          <w:caps/>
          <w:color w:val="005B84"/>
          <w:sz w:val="23"/>
          <w:szCs w:val="23"/>
        </w:rPr>
        <w:t>WANE (WANT)</w:t>
      </w:r>
    </w:p>
    <w:p w:rsidR="00030E35" w:rsidRDefault="00030E35" w:rsidP="00030E35">
      <w:pPr>
        <w:pStyle w:val="NormalWeb"/>
        <w:shd w:val="clear" w:color="auto" w:fill="F6F6F6"/>
        <w:spacing w:before="0" w:beforeAutospacing="0" w:after="165" w:afterAutospacing="0"/>
        <w:rPr>
          <w:rFonts w:ascii="Arial" w:hAnsi="Arial" w:cs="Arial"/>
          <w:color w:val="666666"/>
          <w:sz w:val="22"/>
          <w:szCs w:val="22"/>
        </w:rPr>
      </w:pPr>
      <w:r>
        <w:rPr>
          <w:rFonts w:ascii="Arial" w:hAnsi="Arial" w:cs="Arial"/>
          <w:color w:val="666666"/>
          <w:sz w:val="22"/>
          <w:szCs w:val="22"/>
        </w:rPr>
        <w:t>Is the lack of wood on any face or edge of a piece of sawn timber, usually caused by a portion of the original rounded surface of a long remaining on the piece; bark may or may not be present.</w:t>
      </w:r>
    </w:p>
    <w:p w:rsidR="00030E35" w:rsidRDefault="00030E35" w:rsidP="00030E35">
      <w:pPr>
        <w:pStyle w:val="NormalWeb"/>
        <w:shd w:val="clear" w:color="auto" w:fill="F6F6F6"/>
        <w:spacing w:before="0" w:beforeAutospacing="0" w:after="165" w:afterAutospacing="0"/>
        <w:rPr>
          <w:rFonts w:ascii="Arial" w:hAnsi="Arial" w:cs="Arial"/>
          <w:color w:val="666666"/>
          <w:sz w:val="22"/>
          <w:szCs w:val="22"/>
        </w:rPr>
      </w:pPr>
      <w:r>
        <w:rPr>
          <w:rFonts w:ascii="Arial" w:hAnsi="Arial" w:cs="Arial"/>
          <w:color w:val="666666"/>
          <w:sz w:val="22"/>
          <w:szCs w:val="22"/>
        </w:rPr>
        <w:t xml:space="preserve">Defects that exist in timber make the planer’s job more difficult and create a need for secondary machinery to produce quality products. It would be nice to be able to feed any piece of rough timber into </w:t>
      </w:r>
      <w:proofErr w:type="gramStart"/>
      <w:r>
        <w:rPr>
          <w:rFonts w:ascii="Arial" w:hAnsi="Arial" w:cs="Arial"/>
          <w:color w:val="666666"/>
          <w:sz w:val="22"/>
          <w:szCs w:val="22"/>
        </w:rPr>
        <w:t xml:space="preserve">a </w:t>
      </w:r>
      <w:proofErr w:type="spellStart"/>
      <w:r>
        <w:rPr>
          <w:rFonts w:ascii="Arial" w:hAnsi="Arial" w:cs="Arial"/>
          <w:color w:val="666666"/>
          <w:sz w:val="22"/>
          <w:szCs w:val="22"/>
        </w:rPr>
        <w:t>moulder</w:t>
      </w:r>
      <w:proofErr w:type="spellEnd"/>
      <w:proofErr w:type="gramEnd"/>
      <w:r>
        <w:rPr>
          <w:rFonts w:ascii="Arial" w:hAnsi="Arial" w:cs="Arial"/>
          <w:color w:val="666666"/>
          <w:sz w:val="22"/>
          <w:szCs w:val="22"/>
        </w:rPr>
        <w:t xml:space="preserve"> and produce a perfect product, free from defects, but this seldom happens.</w:t>
      </w:r>
    </w:p>
    <w:p w:rsidR="00030E35" w:rsidRDefault="00030E35" w:rsidP="00030E35">
      <w:pPr>
        <w:pStyle w:val="NormalWeb"/>
        <w:shd w:val="clear" w:color="auto" w:fill="F6F6F6"/>
        <w:spacing w:before="0" w:beforeAutospacing="0" w:after="165" w:afterAutospacing="0"/>
        <w:rPr>
          <w:rFonts w:ascii="Arial" w:hAnsi="Arial" w:cs="Arial"/>
          <w:color w:val="666666"/>
          <w:sz w:val="22"/>
          <w:szCs w:val="22"/>
        </w:rPr>
      </w:pPr>
      <w:r>
        <w:rPr>
          <w:rFonts w:ascii="Arial" w:hAnsi="Arial" w:cs="Arial"/>
          <w:color w:val="666666"/>
          <w:sz w:val="22"/>
          <w:szCs w:val="22"/>
        </w:rPr>
        <w:t xml:space="preserve">The numerous processes required to work timber free of defects are well known to the furniture, </w:t>
      </w:r>
      <w:proofErr w:type="spellStart"/>
      <w:r>
        <w:rPr>
          <w:rFonts w:ascii="Arial" w:hAnsi="Arial" w:cs="Arial"/>
          <w:color w:val="666666"/>
          <w:sz w:val="22"/>
          <w:szCs w:val="22"/>
        </w:rPr>
        <w:t>moulding</w:t>
      </w:r>
      <w:proofErr w:type="spellEnd"/>
      <w:r>
        <w:rPr>
          <w:rFonts w:ascii="Arial" w:hAnsi="Arial" w:cs="Arial"/>
          <w:color w:val="666666"/>
          <w:sz w:val="22"/>
          <w:szCs w:val="22"/>
        </w:rPr>
        <w:t>, flooring and architectural woodwork industries. Most companies split their manufacturing operations into a rough mill and a finish mill. The job of the rough mill is to break down the timber to more uniform sizes and pre-work the main defects from the wood. The following section details the different types of planning processes and discusses the operations in the rough mill.</w:t>
      </w:r>
    </w:p>
    <w:p w:rsidR="00030E35" w:rsidRDefault="00030E35" w:rsidP="00030E35">
      <w:pPr>
        <w:pStyle w:val="Heading2"/>
        <w:shd w:val="clear" w:color="auto" w:fill="F6F6F6"/>
        <w:spacing w:before="75" w:after="105"/>
        <w:rPr>
          <w:rFonts w:ascii="Arial" w:hAnsi="Arial" w:cs="Arial"/>
          <w:caps/>
          <w:color w:val="005B84"/>
          <w:sz w:val="23"/>
          <w:szCs w:val="23"/>
        </w:rPr>
      </w:pPr>
      <w:r>
        <w:rPr>
          <w:rFonts w:ascii="Arial" w:hAnsi="Arial" w:cs="Arial"/>
          <w:caps/>
          <w:color w:val="005B84"/>
          <w:sz w:val="23"/>
          <w:szCs w:val="23"/>
        </w:rPr>
        <w:t>SLOPE OF GRAIN</w:t>
      </w:r>
    </w:p>
    <w:p w:rsidR="00030E35" w:rsidRDefault="00030E35" w:rsidP="00030E35">
      <w:pPr>
        <w:pStyle w:val="NormalWeb"/>
        <w:shd w:val="clear" w:color="auto" w:fill="F6F6F6"/>
        <w:spacing w:before="0" w:beforeAutospacing="0" w:after="165" w:afterAutospacing="0"/>
        <w:rPr>
          <w:rFonts w:ascii="Arial" w:hAnsi="Arial" w:cs="Arial"/>
          <w:color w:val="666666"/>
          <w:sz w:val="22"/>
          <w:szCs w:val="22"/>
        </w:rPr>
      </w:pPr>
      <w:proofErr w:type="spellStart"/>
      <w:r>
        <w:rPr>
          <w:rFonts w:ascii="Arial" w:hAnsi="Arial" w:cs="Arial"/>
          <w:color w:val="666666"/>
          <w:sz w:val="22"/>
          <w:szCs w:val="22"/>
        </w:rPr>
        <w:t>Localised</w:t>
      </w:r>
      <w:proofErr w:type="spellEnd"/>
      <w:r>
        <w:rPr>
          <w:rFonts w:ascii="Arial" w:hAnsi="Arial" w:cs="Arial"/>
          <w:color w:val="666666"/>
          <w:sz w:val="22"/>
          <w:szCs w:val="22"/>
        </w:rPr>
        <w:t xml:space="preserve"> slope of grain can be caused by knots. Slope of grain can also be caused by a slight bend in the tree, which means that when a straight board is cut out of it, there is a bend in the grain. This tends to be a longer feature and may go unnoticed in an appearance product.</w:t>
      </w:r>
    </w:p>
    <w:p w:rsidR="00030E35" w:rsidRDefault="00030E35" w:rsidP="00030E35">
      <w:pPr>
        <w:pStyle w:val="NormalWeb"/>
        <w:shd w:val="clear" w:color="auto" w:fill="F6F6F6"/>
        <w:spacing w:before="0" w:beforeAutospacing="0" w:after="165" w:afterAutospacing="0"/>
        <w:rPr>
          <w:rFonts w:ascii="Arial" w:hAnsi="Arial" w:cs="Arial"/>
          <w:color w:val="666666"/>
          <w:sz w:val="22"/>
          <w:szCs w:val="22"/>
        </w:rPr>
      </w:pPr>
      <w:r>
        <w:rPr>
          <w:rFonts w:ascii="Arial" w:hAnsi="Arial" w:cs="Arial"/>
          <w:color w:val="666666"/>
          <w:sz w:val="22"/>
          <w:szCs w:val="22"/>
        </w:rPr>
        <w:t xml:space="preserve">Some species of Australian hardwoods (such as </w:t>
      </w:r>
      <w:proofErr w:type="spellStart"/>
      <w:r>
        <w:rPr>
          <w:rFonts w:ascii="Arial" w:hAnsi="Arial" w:cs="Arial"/>
          <w:color w:val="666666"/>
          <w:sz w:val="22"/>
          <w:szCs w:val="22"/>
        </w:rPr>
        <w:t>Jarrah</w:t>
      </w:r>
      <w:proofErr w:type="spellEnd"/>
      <w:r>
        <w:rPr>
          <w:rFonts w:ascii="Arial" w:hAnsi="Arial" w:cs="Arial"/>
          <w:color w:val="666666"/>
          <w:sz w:val="22"/>
          <w:szCs w:val="22"/>
        </w:rPr>
        <w:t xml:space="preserve"> and </w:t>
      </w:r>
      <w:proofErr w:type="spellStart"/>
      <w:r>
        <w:rPr>
          <w:rFonts w:ascii="Arial" w:hAnsi="Arial" w:cs="Arial"/>
          <w:color w:val="666666"/>
          <w:sz w:val="22"/>
          <w:szCs w:val="22"/>
        </w:rPr>
        <w:t>Blackbutt</w:t>
      </w:r>
      <w:proofErr w:type="spellEnd"/>
      <w:r>
        <w:rPr>
          <w:rFonts w:ascii="Arial" w:hAnsi="Arial" w:cs="Arial"/>
          <w:color w:val="666666"/>
          <w:sz w:val="22"/>
          <w:szCs w:val="22"/>
        </w:rPr>
        <w:t>) can have “wavy grain”. This gives a very attractive rippled appearance in high surface finish applications.</w:t>
      </w:r>
    </w:p>
    <w:p w:rsidR="00030E35" w:rsidRDefault="00030E35" w:rsidP="00030E35">
      <w:pPr>
        <w:pStyle w:val="NormalWeb"/>
        <w:shd w:val="clear" w:color="auto" w:fill="F6F6F6"/>
        <w:spacing w:before="0" w:beforeAutospacing="0" w:after="165" w:afterAutospacing="0"/>
        <w:rPr>
          <w:rFonts w:ascii="Arial" w:hAnsi="Arial" w:cs="Arial"/>
          <w:color w:val="666666"/>
          <w:sz w:val="22"/>
          <w:szCs w:val="22"/>
        </w:rPr>
      </w:pPr>
      <w:r>
        <w:rPr>
          <w:rFonts w:ascii="Arial" w:hAnsi="Arial" w:cs="Arial"/>
          <w:color w:val="666666"/>
          <w:sz w:val="22"/>
          <w:szCs w:val="22"/>
        </w:rPr>
        <w:t>Where timber is “</w:t>
      </w:r>
      <w:proofErr w:type="spellStart"/>
      <w:r>
        <w:rPr>
          <w:rFonts w:ascii="Arial" w:hAnsi="Arial" w:cs="Arial"/>
          <w:color w:val="666666"/>
          <w:sz w:val="22"/>
          <w:szCs w:val="22"/>
        </w:rPr>
        <w:t>backsawn</w:t>
      </w:r>
      <w:proofErr w:type="spellEnd"/>
      <w:r>
        <w:rPr>
          <w:rFonts w:ascii="Arial" w:hAnsi="Arial" w:cs="Arial"/>
          <w:color w:val="666666"/>
          <w:sz w:val="22"/>
          <w:szCs w:val="22"/>
        </w:rPr>
        <w:t>”, the slope of grain can give interesting effects in the growth rings that enhance the appearance of the timber for some applications.</w:t>
      </w:r>
    </w:p>
    <w:p w:rsidR="00895625" w:rsidRDefault="00030E35" w:rsidP="00030E35">
      <w:pPr>
        <w:pStyle w:val="ListParagraph"/>
        <w:ind w:left="1440"/>
      </w:pPr>
      <w:proofErr w:type="gramStart"/>
      <w:r>
        <w:rPr>
          <w:sz w:val="28"/>
          <w:szCs w:val="28"/>
        </w:rPr>
        <w:lastRenderedPageBreak/>
        <w:t>wood</w:t>
      </w:r>
      <w:proofErr w:type="gramEnd"/>
      <w:r>
        <w:rPr>
          <w:sz w:val="28"/>
          <w:szCs w:val="28"/>
        </w:rPr>
        <w:t xml:space="preserve"> preservation;</w:t>
      </w:r>
      <w:r w:rsidRPr="00030E35">
        <w:t xml:space="preserve"> </w:t>
      </w:r>
      <w:r>
        <w:t>Many commonly used wood species can deteriorate if exposed to conditions that support growth of wood-de</w:t>
      </w:r>
      <w:r w:rsidR="00895625">
        <w:t xml:space="preserve">grading organisms. </w:t>
      </w:r>
      <w:r>
        <w:t xml:space="preserve"> Wood products can be protected from the attack of decay fungi, harmful insects, or marine borers by applying chemical preservatives. Preservative treatments greatly increase the life of wood structures, thus reducing replacement costs and allowing more efficient use of forest resources. The degree of protection achieved depends on the preservative used and the proper penetration and retention of the chemicals. Some preservatives are more effective than others, and some are more adaptable to certain use requirements. To obtain long-term effectiveness, adequate penetration and retention are needed for each wood species, chemical preservative, and treatment method. Not only are different methods of treating wood available, but treatability varies among wood species—particularly their heartwood, which generally resists preservative treatment more than does sapwood. Although some tree species possess naturally occurring resistance to decay and insects (see Chap. 14), many are in short supply or are not grown in ready proximity to markets. In considering preservative treatment processes and wood species, the combination must provide the required protection for the conditions of exposure and life of the structure. All these factors are considered by the consensus technical committees in setting reference levels required by the American Wood Protection Association (AWPA, formerly American Wood-Preservers’ Association)) and ASTM International (formerly American Society for Testing and Materials). Details are discussed later in this chapter. The characteristics, appropriate uses, and availability of preservative formulations may have changed after preparation of this chapter. For the most current information on preservative formulations, the reader is encouraged to contact the appropriate regulatory agencies, standardization organizations, or trade associations. Note that mention of a chemical in this chapter does not constitu</w:t>
      </w:r>
      <w:r w:rsidR="00895625">
        <w:t>te a recommendation.</w:t>
      </w:r>
    </w:p>
    <w:p w:rsidR="00A67B94" w:rsidRDefault="00A67B94" w:rsidP="00030E35">
      <w:pPr>
        <w:pStyle w:val="ListParagraph"/>
        <w:ind w:left="1440"/>
      </w:pPr>
      <w:proofErr w:type="gramStart"/>
      <w:r>
        <w:t>question</w:t>
      </w:r>
      <w:proofErr w:type="gramEnd"/>
      <w:r>
        <w:t xml:space="preserve">; </w:t>
      </w:r>
    </w:p>
    <w:p w:rsidR="00A67B94" w:rsidRPr="00A67B94" w:rsidRDefault="00A67B94" w:rsidP="00A67B94">
      <w:pPr>
        <w:pStyle w:val="ListParagraph"/>
        <w:numPr>
          <w:ilvl w:val="0"/>
          <w:numId w:val="7"/>
        </w:numPr>
        <w:rPr>
          <w:sz w:val="28"/>
          <w:szCs w:val="28"/>
        </w:rPr>
      </w:pPr>
      <w:r>
        <w:t xml:space="preserve">describe wood preservation </w:t>
      </w:r>
    </w:p>
    <w:p w:rsidR="00A67B94" w:rsidRPr="00A67B94" w:rsidRDefault="00A67B94" w:rsidP="00A67B94">
      <w:pPr>
        <w:pStyle w:val="ListParagraph"/>
        <w:numPr>
          <w:ilvl w:val="0"/>
          <w:numId w:val="7"/>
        </w:numPr>
        <w:rPr>
          <w:sz w:val="28"/>
          <w:szCs w:val="28"/>
        </w:rPr>
      </w:pPr>
      <w:r>
        <w:t xml:space="preserve">list 3 methods of  applying preservatives  </w:t>
      </w:r>
    </w:p>
    <w:p w:rsidR="00A67B94" w:rsidRDefault="00A67B94" w:rsidP="00A67B94">
      <w:pPr>
        <w:pStyle w:val="ListParagraph"/>
        <w:ind w:left="1800"/>
      </w:pPr>
      <w:proofErr w:type="gramStart"/>
      <w:r>
        <w:t>week</w:t>
      </w:r>
      <w:proofErr w:type="gramEnd"/>
      <w:r>
        <w:t xml:space="preserve"> 5; processing metal </w:t>
      </w:r>
    </w:p>
    <w:tbl>
      <w:tblPr>
        <w:tblW w:w="5000" w:type="pct"/>
        <w:tblCellSpacing w:w="0" w:type="dxa"/>
        <w:tblCellMar>
          <w:left w:w="0" w:type="dxa"/>
          <w:right w:w="0" w:type="dxa"/>
        </w:tblCellMar>
        <w:tblLook w:val="04A0"/>
      </w:tblPr>
      <w:tblGrid>
        <w:gridCol w:w="1253"/>
        <w:gridCol w:w="5840"/>
        <w:gridCol w:w="2267"/>
      </w:tblGrid>
      <w:tr w:rsidR="00A67B94" w:rsidTr="00A67B94">
        <w:trPr>
          <w:gridAfter w:val="1"/>
          <w:wAfter w:w="7675" w:type="dxa"/>
          <w:trHeight w:val="1365"/>
          <w:tblCellSpacing w:w="0" w:type="dxa"/>
        </w:trPr>
        <w:tc>
          <w:tcPr>
            <w:tcW w:w="4150" w:type="pct"/>
            <w:gridSpan w:val="2"/>
            <w:vAlign w:val="center"/>
            <w:hideMark/>
          </w:tcPr>
          <w:p w:rsidR="00A67B94" w:rsidRDefault="00A67B94">
            <w:pPr>
              <w:pStyle w:val="NormalWeb"/>
              <w:jc w:val="center"/>
            </w:pPr>
            <w:r>
              <w:rPr>
                <w:rFonts w:ascii="Bradley Hand ITC" w:hAnsi="Bradley Hand ITC"/>
                <w:b/>
                <w:bCs/>
                <w:color w:val="000080"/>
                <w:sz w:val="72"/>
                <w:szCs w:val="72"/>
              </w:rPr>
              <w:br/>
              <w:t>Metal processing</w:t>
            </w:r>
          </w:p>
        </w:tc>
      </w:tr>
      <w:tr w:rsidR="00A67B94" w:rsidTr="00A67B94">
        <w:trPr>
          <w:trHeight w:val="15"/>
          <w:tblCellSpacing w:w="0" w:type="dxa"/>
        </w:trPr>
        <w:tc>
          <w:tcPr>
            <w:tcW w:w="850" w:type="pct"/>
            <w:shd w:val="clear" w:color="auto" w:fill="CCCCFF"/>
            <w:hideMark/>
          </w:tcPr>
          <w:p w:rsidR="00A67B94" w:rsidRDefault="00A67B94">
            <w:r>
              <w:t> </w:t>
            </w:r>
          </w:p>
          <w:p w:rsidR="00A67B94" w:rsidRDefault="00A67B94">
            <w:pPr>
              <w:pStyle w:val="NormalWeb"/>
            </w:pPr>
            <w:hyperlink r:id="rId48" w:history="1">
              <w:r>
                <w:rPr>
                  <w:rStyle w:val="Hyperlink"/>
                  <w:i/>
                  <w:iCs/>
                </w:rPr>
                <w:t xml:space="preserve">What is a </w:t>
              </w:r>
              <w:proofErr w:type="gramStart"/>
              <w:r>
                <w:rPr>
                  <w:rStyle w:val="Hyperlink"/>
                  <w:i/>
                  <w:iCs/>
                </w:rPr>
                <w:t>Metal ?</w:t>
              </w:r>
              <w:proofErr w:type="gramEnd"/>
            </w:hyperlink>
          </w:p>
          <w:p w:rsidR="00A67B94" w:rsidRDefault="00A67B94">
            <w:pPr>
              <w:pStyle w:val="NormalWeb"/>
            </w:pPr>
            <w:r>
              <w:lastRenderedPageBreak/>
              <w:t> </w:t>
            </w:r>
          </w:p>
          <w:p w:rsidR="00A67B94" w:rsidRDefault="00A67B94">
            <w:pPr>
              <w:pStyle w:val="NormalWeb"/>
            </w:pPr>
            <w:hyperlink r:id="rId49" w:history="1">
              <w:r>
                <w:rPr>
                  <w:rStyle w:val="Hyperlink"/>
                  <w:i/>
                  <w:iCs/>
                </w:rPr>
                <w:t>Structures of Metals</w:t>
              </w:r>
            </w:hyperlink>
          </w:p>
          <w:p w:rsidR="00A67B94" w:rsidRDefault="00A67B94">
            <w:pPr>
              <w:pStyle w:val="NormalWeb"/>
            </w:pPr>
            <w:r>
              <w:t> </w:t>
            </w:r>
          </w:p>
          <w:p w:rsidR="00A67B94" w:rsidRDefault="00A67B94">
            <w:pPr>
              <w:pStyle w:val="NormalWeb"/>
            </w:pPr>
            <w:hyperlink r:id="rId50" w:history="1">
              <w:r>
                <w:rPr>
                  <w:rStyle w:val="Hyperlink"/>
                  <w:i/>
                  <w:iCs/>
                </w:rPr>
                <w:t>Metal Properties</w:t>
              </w:r>
            </w:hyperlink>
          </w:p>
          <w:p w:rsidR="00A67B94" w:rsidRDefault="00A67B94">
            <w:pPr>
              <w:pStyle w:val="NormalWeb"/>
            </w:pPr>
            <w:r>
              <w:t> </w:t>
            </w:r>
          </w:p>
          <w:p w:rsidR="00A67B94" w:rsidRDefault="00A67B94">
            <w:pPr>
              <w:pStyle w:val="NormalWeb"/>
            </w:pPr>
            <w:r>
              <w:t> </w:t>
            </w:r>
          </w:p>
          <w:p w:rsidR="00A67B94" w:rsidRDefault="00A67B94">
            <w:pPr>
              <w:pStyle w:val="NormalWeb"/>
            </w:pPr>
            <w:r>
              <w:t> </w:t>
            </w:r>
          </w:p>
          <w:p w:rsidR="00A67B94" w:rsidRDefault="00A67B94">
            <w:pPr>
              <w:pStyle w:val="NormalWeb"/>
            </w:pPr>
            <w:r>
              <w:t> </w:t>
            </w:r>
          </w:p>
          <w:p w:rsidR="00A67B94" w:rsidRDefault="00A67B94">
            <w:pPr>
              <w:pStyle w:val="NormalWeb"/>
              <w:spacing w:line="15" w:lineRule="atLeast"/>
            </w:pPr>
            <w:r>
              <w:t> </w:t>
            </w:r>
          </w:p>
        </w:tc>
        <w:tc>
          <w:tcPr>
            <w:tcW w:w="50" w:type="pct"/>
            <w:vMerge w:val="restart"/>
            <w:hideMark/>
          </w:tcPr>
          <w:p w:rsidR="00A67B94" w:rsidRDefault="00A67B94">
            <w:pPr>
              <w:rPr>
                <w:sz w:val="2"/>
                <w:szCs w:val="24"/>
              </w:rPr>
            </w:pPr>
          </w:p>
        </w:tc>
        <w:tc>
          <w:tcPr>
            <w:tcW w:w="4100" w:type="pct"/>
            <w:vMerge w:val="restart"/>
            <w:hideMark/>
          </w:tcPr>
          <w:p w:rsidR="00A67B94" w:rsidRDefault="00A67B94">
            <w:r>
              <w:t xml:space="preserve">In industry, molten metal is cooled to form the solid. The solid metal is then mechanically </w:t>
            </w:r>
            <w:r>
              <w:lastRenderedPageBreak/>
              <w:t>shaped to form a particular product. How these steps are carried out is very important because heat and plastic deformation can strongly affect the mechanical properties of a metal.</w:t>
            </w:r>
          </w:p>
          <w:p w:rsidR="00A67B94" w:rsidRDefault="00A67B94">
            <w:pPr>
              <w:pStyle w:val="NormalWeb"/>
            </w:pPr>
            <w:r>
              <w:t> </w:t>
            </w:r>
          </w:p>
          <w:p w:rsidR="00A67B94" w:rsidRDefault="00A67B94">
            <w:pPr>
              <w:pStyle w:val="NormalWeb"/>
            </w:pPr>
            <w:r>
              <w:rPr>
                <w:u w:val="single"/>
              </w:rPr>
              <w:t>Grain Size Effect:</w:t>
            </w:r>
          </w:p>
          <w:p w:rsidR="00A67B94" w:rsidRDefault="00A67B94">
            <w:pPr>
              <w:pStyle w:val="NormalWeb"/>
            </w:pPr>
            <w:r>
              <w:t> </w:t>
            </w:r>
          </w:p>
          <w:p w:rsidR="00A67B94" w:rsidRDefault="00A67B94">
            <w:pPr>
              <w:pStyle w:val="NormalWeb"/>
            </w:pPr>
            <w:r>
              <w:t>It has long been known that the properties of some metals could be changed by </w:t>
            </w:r>
            <w:hyperlink r:id="rId51" w:anchor="ht" w:history="1">
              <w:r>
                <w:rPr>
                  <w:rStyle w:val="Hyperlink"/>
                </w:rPr>
                <w:t>heat treating</w:t>
              </w:r>
            </w:hyperlink>
            <w:r>
              <w:t>. Grains in metals tend to grow larger as the metal is heated. A grain can grow larger by atoms migrating from another grain that may eventually disappear. Dislocations cannot cross grain boundaries easily, so the size of grains determines how easily the dislocations can move. As expected, metals with small grains are stronger but they are less ductile. Figure 5 shows an example of the grain structure of metals.</w:t>
            </w:r>
          </w:p>
          <w:p w:rsidR="00A67B94" w:rsidRDefault="00A67B94">
            <w:pPr>
              <w:pStyle w:val="NormalWeb"/>
            </w:pPr>
            <w:r>
              <w:t> </w:t>
            </w:r>
          </w:p>
          <w:p w:rsidR="00A67B94" w:rsidRDefault="00A67B94">
            <w:pPr>
              <w:pStyle w:val="NormalWeb"/>
            </w:pPr>
            <w:r>
              <w:rPr>
                <w:u w:val="single"/>
              </w:rPr>
              <w:t xml:space="preserve">Quenching and </w:t>
            </w:r>
            <w:r>
              <w:rPr>
                <w:u w:val="single"/>
              </w:rPr>
              <w:lastRenderedPageBreak/>
              <w:t>Hardening:</w:t>
            </w:r>
          </w:p>
          <w:p w:rsidR="00A67B94" w:rsidRDefault="00A67B94">
            <w:pPr>
              <w:pStyle w:val="NormalWeb"/>
            </w:pPr>
            <w:r>
              <w:t> </w:t>
            </w:r>
          </w:p>
          <w:p w:rsidR="00A67B94" w:rsidRDefault="00A67B94">
            <w:pPr>
              <w:pStyle w:val="NormalWeb"/>
            </w:pPr>
            <w:r>
              <w:t>There are many ways in which metals can be heat treated. </w:t>
            </w:r>
            <w:hyperlink r:id="rId52" w:anchor="ann" w:history="1">
              <w:r>
                <w:rPr>
                  <w:rStyle w:val="Hyperlink"/>
                </w:rPr>
                <w:t>Annealing</w:t>
              </w:r>
            </w:hyperlink>
            <w:r>
              <w:t> is a softening process in which metals are heated and then allowed to cool slowly. Most steels may be hardened by heating and </w:t>
            </w:r>
            <w:hyperlink r:id="rId53" w:anchor="qu" w:history="1">
              <w:r>
                <w:rPr>
                  <w:rStyle w:val="Hyperlink"/>
                </w:rPr>
                <w:t>quenching</w:t>
              </w:r>
            </w:hyperlink>
            <w:r>
              <w:t> (cooling rapidly). This process was used quite early in the history of processing steel. In fact, it was believed that biological fluids made the best quenching liquids and urine was sometimes used. In some ancient civilizations, the red hot sword blades were sometimes plunged into the bodies of hapless prisoners! Today metals are quenched in water or oil. Actually, quenching in salt water solutions is faster, so the ancients were not entirely wrong.</w:t>
            </w:r>
          </w:p>
          <w:p w:rsidR="00A67B94" w:rsidRDefault="00A67B94">
            <w:pPr>
              <w:pStyle w:val="NormalWeb"/>
            </w:pPr>
            <w:r>
              <w:t> </w:t>
            </w:r>
          </w:p>
          <w:p w:rsidR="00A67B94" w:rsidRDefault="00A67B94">
            <w:pPr>
              <w:pStyle w:val="NormalWeb"/>
            </w:pPr>
            <w:r>
              <w:t xml:space="preserve">Quenching results in a metal that is very hard but also brittle. Gently heating a hardened metal and allowing it to cool slowly will </w:t>
            </w:r>
            <w:r>
              <w:lastRenderedPageBreak/>
              <w:t>produce a metal that is still hard but also less brittle. This process is known as tempering. (See Processing Metals Activity). It results in many small Fe</w:t>
            </w:r>
            <w:r>
              <w:rPr>
                <w:vertAlign w:val="subscript"/>
              </w:rPr>
              <w:t>3</w:t>
            </w:r>
            <w:r>
              <w:t>C precipitates in the steel, which block dislocation motion which thereby provide the strengthening.</w:t>
            </w:r>
          </w:p>
          <w:p w:rsidR="00A67B94" w:rsidRDefault="00A67B94">
            <w:pPr>
              <w:pStyle w:val="NormalWeb"/>
            </w:pPr>
            <w:r>
              <w:t> </w:t>
            </w:r>
          </w:p>
          <w:p w:rsidR="00A67B94" w:rsidRDefault="00A67B94">
            <w:pPr>
              <w:pStyle w:val="NormalWeb"/>
            </w:pPr>
            <w:r>
              <w:rPr>
                <w:u w:val="single"/>
              </w:rPr>
              <w:t>Cold Working:</w:t>
            </w:r>
          </w:p>
          <w:p w:rsidR="00A67B94" w:rsidRDefault="00A67B94">
            <w:pPr>
              <w:pStyle w:val="NormalWeb"/>
            </w:pPr>
            <w:r>
              <w:t> </w:t>
            </w:r>
          </w:p>
          <w:p w:rsidR="00A67B94" w:rsidRDefault="00A67B94">
            <w:pPr>
              <w:pStyle w:val="NormalWeb"/>
            </w:pPr>
            <w:r>
              <w:t>Because plastic deformation results from the movement of dislocations, metals can be strengthened by preventing this motion. When a metal is bent or shaped, dislocations are generated and move. As the number of dislocations in the crystal increases, they will get tangled or </w:t>
            </w:r>
            <w:hyperlink r:id="rId54" w:anchor="pin" w:history="1">
              <w:r>
                <w:rPr>
                  <w:rStyle w:val="Hyperlink"/>
                </w:rPr>
                <w:t>pinned</w:t>
              </w:r>
            </w:hyperlink>
            <w:r>
              <w:t> and will not be able to move. This will strengthen the metal, making it harder to deform. This process is known as </w:t>
            </w:r>
            <w:hyperlink r:id="rId55" w:anchor="cw" w:history="1">
              <w:r>
                <w:rPr>
                  <w:rStyle w:val="Hyperlink"/>
                </w:rPr>
                <w:t>cold working</w:t>
              </w:r>
            </w:hyperlink>
            <w:r>
              <w:t>. At higher temperatures the dislocations can rearrange, so little strengthening occurs.</w:t>
            </w:r>
          </w:p>
          <w:p w:rsidR="00A67B94" w:rsidRDefault="00A67B94">
            <w:pPr>
              <w:pStyle w:val="NormalWeb"/>
            </w:pPr>
            <w:r>
              <w:t> </w:t>
            </w:r>
          </w:p>
          <w:p w:rsidR="00A67B94" w:rsidRDefault="00A67B94">
            <w:pPr>
              <w:pStyle w:val="NormalWeb"/>
            </w:pPr>
            <w:r>
              <w:lastRenderedPageBreak/>
              <w:t>You can try this with a paper clip. Unbend the paper clip and bend one of the straight sections back and forth several times. Imagine what is occurring on the atomic level. Notice that it is more difficult to bend the metal at the same place. Dislocations have formed and become tangled, increasing the strength. The paper clip will eventually break at the bend. Cold working obviously only works to a certain extent! Too much deformation results in a tangle of dislocations that are unable to move, so the metal breaks instead.</w:t>
            </w:r>
          </w:p>
          <w:p w:rsidR="00A67B94" w:rsidRDefault="00A67B94">
            <w:pPr>
              <w:pStyle w:val="NormalWeb"/>
            </w:pPr>
            <w:r>
              <w:t> </w:t>
            </w:r>
          </w:p>
          <w:p w:rsidR="00A67B94" w:rsidRDefault="00A67B94">
            <w:pPr>
              <w:pStyle w:val="NormalWeb"/>
            </w:pPr>
            <w:r>
              <w:t xml:space="preserve">Heating removes the effects of cold-working. When cold worked metals are heated, </w:t>
            </w:r>
            <w:proofErr w:type="spellStart"/>
            <w:r>
              <w:t>recrystallization</w:t>
            </w:r>
            <w:proofErr w:type="spellEnd"/>
            <w:r>
              <w:t xml:space="preserve"> occurs. New grains form and grow to consume the cold worked portion. The new grains have fewer dislocations and the original properties are restored.</w:t>
            </w:r>
          </w:p>
          <w:p w:rsidR="00A67B94" w:rsidRDefault="00A67B94">
            <w:pPr>
              <w:pStyle w:val="NormalWeb"/>
              <w:spacing w:line="15" w:lineRule="atLeast"/>
            </w:pPr>
            <w:r>
              <w:t> </w:t>
            </w:r>
          </w:p>
        </w:tc>
      </w:tr>
      <w:tr w:rsidR="00A67B94" w:rsidTr="00A67B94">
        <w:trPr>
          <w:tblCellSpacing w:w="0" w:type="dxa"/>
        </w:trPr>
        <w:tc>
          <w:tcPr>
            <w:tcW w:w="0" w:type="auto"/>
            <w:vAlign w:val="center"/>
            <w:hideMark/>
          </w:tcPr>
          <w:p w:rsidR="00A67B94" w:rsidRDefault="00A67B94">
            <w:pPr>
              <w:rPr>
                <w:sz w:val="24"/>
                <w:szCs w:val="24"/>
              </w:rPr>
            </w:pPr>
          </w:p>
        </w:tc>
        <w:tc>
          <w:tcPr>
            <w:tcW w:w="0" w:type="auto"/>
            <w:vMerge/>
            <w:vAlign w:val="center"/>
            <w:hideMark/>
          </w:tcPr>
          <w:p w:rsidR="00A67B94" w:rsidRDefault="00A67B94">
            <w:pPr>
              <w:rPr>
                <w:sz w:val="2"/>
                <w:szCs w:val="24"/>
              </w:rPr>
            </w:pPr>
          </w:p>
        </w:tc>
        <w:tc>
          <w:tcPr>
            <w:tcW w:w="0" w:type="auto"/>
            <w:vMerge/>
            <w:vAlign w:val="center"/>
            <w:hideMark/>
          </w:tcPr>
          <w:p w:rsidR="00A67B94" w:rsidRDefault="00A67B94">
            <w:pPr>
              <w:rPr>
                <w:sz w:val="24"/>
                <w:szCs w:val="24"/>
              </w:rPr>
            </w:pPr>
          </w:p>
        </w:tc>
      </w:tr>
    </w:tbl>
    <w:p w:rsidR="00A67B94" w:rsidRDefault="00030E35" w:rsidP="00A67B94">
      <w:pPr>
        <w:pStyle w:val="ListParagraph"/>
        <w:ind w:left="1800"/>
        <w:rPr>
          <w:sz w:val="28"/>
          <w:szCs w:val="28"/>
        </w:rPr>
      </w:pPr>
      <w:r>
        <w:lastRenderedPageBreak/>
        <w:t xml:space="preserve"> </w:t>
      </w:r>
      <w:r>
        <w:rPr>
          <w:sz w:val="28"/>
          <w:szCs w:val="28"/>
        </w:rPr>
        <w:t xml:space="preserve">  </w:t>
      </w:r>
      <w:r w:rsidR="00A67B94">
        <w:rPr>
          <w:sz w:val="28"/>
          <w:szCs w:val="28"/>
        </w:rPr>
        <w:t xml:space="preserve">   \</w:t>
      </w:r>
    </w:p>
    <w:p w:rsidR="00A67B94" w:rsidRDefault="00A67B94" w:rsidP="00A67B94">
      <w:pPr>
        <w:pStyle w:val="ListParagraph"/>
        <w:ind w:left="1800"/>
        <w:rPr>
          <w:sz w:val="28"/>
          <w:szCs w:val="28"/>
        </w:rPr>
      </w:pPr>
      <w:r>
        <w:rPr>
          <w:sz w:val="28"/>
          <w:szCs w:val="28"/>
        </w:rPr>
        <w:t xml:space="preserve">           </w:t>
      </w:r>
    </w:p>
    <w:p w:rsidR="00030E35" w:rsidRDefault="00A67B94" w:rsidP="00A67B94">
      <w:pPr>
        <w:pStyle w:val="ListParagraph"/>
        <w:tabs>
          <w:tab w:val="left" w:pos="3960"/>
        </w:tabs>
        <w:ind w:left="1800"/>
        <w:rPr>
          <w:sz w:val="28"/>
          <w:szCs w:val="28"/>
          <w:u w:val="single"/>
        </w:rPr>
      </w:pPr>
      <w:proofErr w:type="gramStart"/>
      <w:r>
        <w:rPr>
          <w:sz w:val="28"/>
          <w:szCs w:val="28"/>
          <w:u w:val="single"/>
        </w:rPr>
        <w:lastRenderedPageBreak/>
        <w:t>metal</w:t>
      </w:r>
      <w:proofErr w:type="gramEnd"/>
      <w:r>
        <w:rPr>
          <w:sz w:val="28"/>
          <w:szCs w:val="28"/>
          <w:u w:val="single"/>
        </w:rPr>
        <w:t xml:space="preserve"> alloy</w:t>
      </w:r>
    </w:p>
    <w:p w:rsidR="00A67B94" w:rsidRDefault="00A67B94" w:rsidP="00A67B94">
      <w:pPr>
        <w:pStyle w:val="NormalWeb"/>
        <w:shd w:val="clear" w:color="auto" w:fill="FFFFFF"/>
        <w:rPr>
          <w:rFonts w:ascii="Georgia" w:hAnsi="Georgia"/>
          <w:color w:val="282828"/>
          <w:sz w:val="26"/>
          <w:szCs w:val="26"/>
        </w:rPr>
      </w:pPr>
      <w:r>
        <w:rPr>
          <w:rFonts w:ascii="Georgia" w:hAnsi="Georgia"/>
          <w:color w:val="282828"/>
          <w:sz w:val="26"/>
          <w:szCs w:val="26"/>
        </w:rPr>
        <w:t>An </w:t>
      </w:r>
      <w:hyperlink r:id="rId56" w:history="1">
        <w:r>
          <w:rPr>
            <w:rStyle w:val="Hyperlink"/>
            <w:rFonts w:ascii="Georgia" w:hAnsi="Georgia"/>
            <w:color w:val="282828"/>
            <w:sz w:val="26"/>
            <w:szCs w:val="26"/>
            <w:u w:val="none"/>
          </w:rPr>
          <w:t>alloy</w:t>
        </w:r>
      </w:hyperlink>
      <w:r>
        <w:rPr>
          <w:rFonts w:ascii="Georgia" w:hAnsi="Georgia"/>
          <w:color w:val="282828"/>
          <w:sz w:val="26"/>
          <w:szCs w:val="26"/>
        </w:rPr>
        <w:t> is a material made by melting one or more metals together with other elements. This is an alphabetical list of alloys grouped according to the base metal of the alloy. Some alloys are listed under more than one element, since the composition of the alloy may vary such that one element is present in a higher concentration than the others.</w:t>
      </w:r>
    </w:p>
    <w:p w:rsidR="00A67B94" w:rsidRDefault="00A67B94" w:rsidP="00A67B94">
      <w:pPr>
        <w:pStyle w:val="Heading3"/>
        <w:shd w:val="clear" w:color="auto" w:fill="FFFFFF"/>
        <w:rPr>
          <w:rFonts w:ascii="Helvetica" w:hAnsi="Helvetica" w:cs="Helvetica"/>
          <w:caps/>
          <w:color w:val="282828"/>
        </w:rPr>
      </w:pPr>
      <w:r>
        <w:rPr>
          <w:rFonts w:ascii="Helvetica" w:hAnsi="Helvetica" w:cs="Helvetica"/>
          <w:caps/>
          <w:color w:val="282828"/>
        </w:rPr>
        <w:t>ALUMINUM ALLOYS</w:t>
      </w:r>
    </w:p>
    <w:p w:rsidR="00A67B94" w:rsidRDefault="00A67B94" w:rsidP="00A67B94">
      <w:pPr>
        <w:numPr>
          <w:ilvl w:val="0"/>
          <w:numId w:val="8"/>
        </w:numPr>
        <w:shd w:val="clear" w:color="auto" w:fill="FFFFFF"/>
        <w:spacing w:before="100" w:beforeAutospacing="1" w:after="100" w:afterAutospacing="1" w:line="240" w:lineRule="auto"/>
        <w:rPr>
          <w:rFonts w:ascii="Georgia" w:hAnsi="Georgia" w:cs="Times New Roman"/>
          <w:color w:val="282828"/>
          <w:sz w:val="26"/>
          <w:szCs w:val="26"/>
        </w:rPr>
      </w:pPr>
      <w:r>
        <w:rPr>
          <w:rFonts w:ascii="Georgia" w:hAnsi="Georgia"/>
          <w:color w:val="282828"/>
          <w:sz w:val="26"/>
          <w:szCs w:val="26"/>
        </w:rPr>
        <w:t>AA-8000: used for building wire</w:t>
      </w:r>
    </w:p>
    <w:p w:rsidR="00A67B94" w:rsidRDefault="00A67B94" w:rsidP="00A67B94">
      <w:pPr>
        <w:numPr>
          <w:ilvl w:val="0"/>
          <w:numId w:val="8"/>
        </w:numPr>
        <w:shd w:val="clear" w:color="auto" w:fill="FFFFFF"/>
        <w:spacing w:before="100" w:beforeAutospacing="1" w:after="100" w:afterAutospacing="1" w:line="240" w:lineRule="auto"/>
        <w:rPr>
          <w:rFonts w:ascii="Georgia" w:hAnsi="Georgia"/>
          <w:color w:val="282828"/>
          <w:sz w:val="26"/>
          <w:szCs w:val="26"/>
        </w:rPr>
      </w:pPr>
      <w:r>
        <w:rPr>
          <w:rFonts w:ascii="Georgia" w:hAnsi="Georgia"/>
          <w:color w:val="282828"/>
          <w:sz w:val="26"/>
          <w:szCs w:val="26"/>
        </w:rPr>
        <w:t>Al-Li (aluminum, lithium, sometimes mercury)</w:t>
      </w:r>
    </w:p>
    <w:p w:rsidR="00A67B94" w:rsidRDefault="00A67B94" w:rsidP="00A67B94">
      <w:pPr>
        <w:numPr>
          <w:ilvl w:val="0"/>
          <w:numId w:val="9"/>
        </w:numPr>
        <w:shd w:val="clear" w:color="auto" w:fill="FFFFFF"/>
        <w:spacing w:before="100" w:beforeAutospacing="1" w:after="100" w:afterAutospacing="1" w:line="240" w:lineRule="auto"/>
        <w:rPr>
          <w:rFonts w:ascii="Georgia" w:hAnsi="Georgia"/>
          <w:color w:val="282828"/>
          <w:sz w:val="26"/>
          <w:szCs w:val="26"/>
        </w:rPr>
      </w:pPr>
      <w:r>
        <w:rPr>
          <w:rFonts w:ascii="Georgia" w:hAnsi="Georgia"/>
          <w:color w:val="282828"/>
          <w:sz w:val="26"/>
          <w:szCs w:val="26"/>
        </w:rPr>
        <w:t>Alnico (aluminum, nickel, copper)</w:t>
      </w:r>
    </w:p>
    <w:p w:rsidR="00A67B94" w:rsidRDefault="00A67B94" w:rsidP="00A67B94">
      <w:pPr>
        <w:numPr>
          <w:ilvl w:val="0"/>
          <w:numId w:val="9"/>
        </w:numPr>
        <w:shd w:val="clear" w:color="auto" w:fill="FFFFFF"/>
        <w:spacing w:before="100" w:beforeAutospacing="1" w:after="100" w:afterAutospacing="1" w:line="240" w:lineRule="auto"/>
        <w:rPr>
          <w:rFonts w:ascii="Georgia" w:hAnsi="Georgia"/>
          <w:color w:val="282828"/>
          <w:sz w:val="26"/>
          <w:szCs w:val="26"/>
        </w:rPr>
      </w:pPr>
      <w:r>
        <w:rPr>
          <w:rFonts w:ascii="Georgia" w:hAnsi="Georgia"/>
          <w:color w:val="282828"/>
          <w:sz w:val="26"/>
          <w:szCs w:val="26"/>
        </w:rPr>
        <w:t>Duralumin (copper, aluminum)</w:t>
      </w:r>
    </w:p>
    <w:p w:rsidR="00A67B94" w:rsidRDefault="00A67B94" w:rsidP="00A67B94">
      <w:pPr>
        <w:numPr>
          <w:ilvl w:val="0"/>
          <w:numId w:val="9"/>
        </w:numPr>
        <w:shd w:val="clear" w:color="auto" w:fill="FFFFFF"/>
        <w:spacing w:before="100" w:beforeAutospacing="1" w:after="100" w:afterAutospacing="1" w:line="240" w:lineRule="auto"/>
        <w:rPr>
          <w:rFonts w:ascii="Georgia" w:hAnsi="Georgia"/>
          <w:color w:val="282828"/>
          <w:sz w:val="26"/>
          <w:szCs w:val="26"/>
        </w:rPr>
      </w:pPr>
      <w:proofErr w:type="spellStart"/>
      <w:r>
        <w:rPr>
          <w:rFonts w:ascii="Georgia" w:hAnsi="Georgia"/>
          <w:color w:val="282828"/>
          <w:sz w:val="26"/>
          <w:szCs w:val="26"/>
        </w:rPr>
        <w:t>Magnalium</w:t>
      </w:r>
      <w:proofErr w:type="spellEnd"/>
      <w:r>
        <w:rPr>
          <w:rFonts w:ascii="Georgia" w:hAnsi="Georgia"/>
          <w:color w:val="282828"/>
          <w:sz w:val="26"/>
          <w:szCs w:val="26"/>
        </w:rPr>
        <w:t xml:space="preserve"> (aluminum, 5% magnesium)</w:t>
      </w:r>
    </w:p>
    <w:p w:rsidR="00A67B94" w:rsidRDefault="00A67B94" w:rsidP="00A67B94">
      <w:pPr>
        <w:numPr>
          <w:ilvl w:val="0"/>
          <w:numId w:val="9"/>
        </w:numPr>
        <w:shd w:val="clear" w:color="auto" w:fill="FFFFFF"/>
        <w:spacing w:before="100" w:beforeAutospacing="1" w:after="100" w:afterAutospacing="1" w:line="240" w:lineRule="auto"/>
        <w:rPr>
          <w:rFonts w:ascii="Georgia" w:hAnsi="Georgia"/>
          <w:color w:val="282828"/>
          <w:sz w:val="26"/>
          <w:szCs w:val="26"/>
        </w:rPr>
      </w:pPr>
      <w:proofErr w:type="spellStart"/>
      <w:r>
        <w:rPr>
          <w:rFonts w:ascii="Georgia" w:hAnsi="Georgia"/>
          <w:color w:val="282828"/>
          <w:sz w:val="26"/>
          <w:szCs w:val="26"/>
        </w:rPr>
        <w:t>Magnox</w:t>
      </w:r>
      <w:proofErr w:type="spellEnd"/>
      <w:r>
        <w:rPr>
          <w:rFonts w:ascii="Georgia" w:hAnsi="Georgia"/>
          <w:color w:val="282828"/>
          <w:sz w:val="26"/>
          <w:szCs w:val="26"/>
        </w:rPr>
        <w:t xml:space="preserve"> (magnesium oxide, aluminum)</w:t>
      </w:r>
    </w:p>
    <w:p w:rsidR="00A67B94" w:rsidRDefault="00A67B94" w:rsidP="00A67B94">
      <w:pPr>
        <w:numPr>
          <w:ilvl w:val="0"/>
          <w:numId w:val="9"/>
        </w:numPr>
        <w:shd w:val="clear" w:color="auto" w:fill="FFFFFF"/>
        <w:spacing w:before="100" w:beforeAutospacing="1" w:after="100" w:afterAutospacing="1" w:line="240" w:lineRule="auto"/>
        <w:rPr>
          <w:rFonts w:ascii="Georgia" w:hAnsi="Georgia"/>
          <w:color w:val="282828"/>
          <w:sz w:val="26"/>
          <w:szCs w:val="26"/>
        </w:rPr>
      </w:pPr>
      <w:r>
        <w:rPr>
          <w:rFonts w:ascii="Georgia" w:hAnsi="Georgia"/>
          <w:color w:val="282828"/>
          <w:sz w:val="26"/>
          <w:szCs w:val="26"/>
        </w:rPr>
        <w:t>Nambe (aluminum plus seven other unspecified metals)</w:t>
      </w:r>
    </w:p>
    <w:p w:rsidR="00A67B94" w:rsidRDefault="00A67B94" w:rsidP="00A67B94">
      <w:pPr>
        <w:numPr>
          <w:ilvl w:val="0"/>
          <w:numId w:val="9"/>
        </w:numPr>
        <w:shd w:val="clear" w:color="auto" w:fill="FFFFFF"/>
        <w:spacing w:before="100" w:beforeAutospacing="1" w:after="100" w:afterAutospacing="1" w:line="240" w:lineRule="auto"/>
        <w:rPr>
          <w:rFonts w:ascii="Georgia" w:hAnsi="Georgia"/>
          <w:color w:val="282828"/>
          <w:sz w:val="26"/>
          <w:szCs w:val="26"/>
        </w:rPr>
      </w:pPr>
      <w:proofErr w:type="spellStart"/>
      <w:r>
        <w:rPr>
          <w:rFonts w:ascii="Georgia" w:hAnsi="Georgia"/>
          <w:color w:val="282828"/>
          <w:sz w:val="26"/>
          <w:szCs w:val="26"/>
        </w:rPr>
        <w:t>Silumin</w:t>
      </w:r>
      <w:proofErr w:type="spellEnd"/>
      <w:r>
        <w:rPr>
          <w:rFonts w:ascii="Georgia" w:hAnsi="Georgia"/>
          <w:color w:val="282828"/>
          <w:sz w:val="26"/>
          <w:szCs w:val="26"/>
        </w:rPr>
        <w:t xml:space="preserve"> (aluminum, silicon)</w:t>
      </w:r>
    </w:p>
    <w:p w:rsidR="00A67B94" w:rsidRDefault="00A67B94" w:rsidP="00A67B94">
      <w:pPr>
        <w:numPr>
          <w:ilvl w:val="0"/>
          <w:numId w:val="9"/>
        </w:numPr>
        <w:shd w:val="clear" w:color="auto" w:fill="FFFFFF"/>
        <w:spacing w:before="100" w:beforeAutospacing="1" w:after="100" w:afterAutospacing="1" w:line="240" w:lineRule="auto"/>
        <w:rPr>
          <w:rFonts w:ascii="Georgia" w:hAnsi="Georgia"/>
          <w:color w:val="282828"/>
          <w:sz w:val="26"/>
          <w:szCs w:val="26"/>
        </w:rPr>
      </w:pPr>
      <w:proofErr w:type="spellStart"/>
      <w:r>
        <w:rPr>
          <w:rFonts w:ascii="Georgia" w:hAnsi="Georgia"/>
          <w:color w:val="282828"/>
          <w:sz w:val="26"/>
          <w:szCs w:val="26"/>
        </w:rPr>
        <w:t>Zamak</w:t>
      </w:r>
      <w:proofErr w:type="spellEnd"/>
      <w:r>
        <w:rPr>
          <w:rFonts w:ascii="Georgia" w:hAnsi="Georgia"/>
          <w:color w:val="282828"/>
          <w:sz w:val="26"/>
          <w:szCs w:val="26"/>
        </w:rPr>
        <w:t xml:space="preserve"> (zinc, aluminum, magnesium, copper)</w:t>
      </w:r>
    </w:p>
    <w:p w:rsidR="00A67B94" w:rsidRDefault="00A67B94" w:rsidP="00A67B94">
      <w:pPr>
        <w:numPr>
          <w:ilvl w:val="0"/>
          <w:numId w:val="9"/>
        </w:numPr>
        <w:shd w:val="clear" w:color="auto" w:fill="FFFFFF"/>
        <w:spacing w:before="100" w:beforeAutospacing="1" w:after="100" w:afterAutospacing="1" w:line="240" w:lineRule="auto"/>
        <w:rPr>
          <w:rFonts w:ascii="Georgia" w:hAnsi="Georgia"/>
          <w:color w:val="282828"/>
          <w:sz w:val="26"/>
          <w:szCs w:val="26"/>
        </w:rPr>
      </w:pPr>
      <w:r>
        <w:rPr>
          <w:rFonts w:ascii="Georgia" w:hAnsi="Georgia"/>
          <w:color w:val="282828"/>
          <w:sz w:val="26"/>
          <w:szCs w:val="26"/>
        </w:rPr>
        <w:t>Aluminum forms </w:t>
      </w:r>
      <w:hyperlink r:id="rId57" w:history="1">
        <w:r>
          <w:rPr>
            <w:rStyle w:val="Hyperlink"/>
            <w:rFonts w:ascii="Georgia" w:hAnsi="Georgia"/>
            <w:color w:val="282828"/>
            <w:sz w:val="26"/>
            <w:szCs w:val="26"/>
            <w:u w:val="none"/>
          </w:rPr>
          <w:t>other complex alloys</w:t>
        </w:r>
      </w:hyperlink>
      <w:r>
        <w:rPr>
          <w:rFonts w:ascii="Georgia" w:hAnsi="Georgia"/>
          <w:color w:val="282828"/>
          <w:sz w:val="26"/>
          <w:szCs w:val="26"/>
        </w:rPr>
        <w:t> with magnesium, manganese, and platinum</w:t>
      </w:r>
    </w:p>
    <w:p w:rsidR="00A67B94" w:rsidRDefault="00A67B94" w:rsidP="00A67B94">
      <w:pPr>
        <w:pStyle w:val="ListParagraph"/>
        <w:tabs>
          <w:tab w:val="left" w:pos="3960"/>
        </w:tabs>
        <w:ind w:left="1800"/>
        <w:rPr>
          <w:sz w:val="28"/>
          <w:szCs w:val="28"/>
        </w:rPr>
      </w:pPr>
      <w:proofErr w:type="gramStart"/>
      <w:r>
        <w:rPr>
          <w:sz w:val="28"/>
          <w:szCs w:val="28"/>
          <w:u w:val="single"/>
        </w:rPr>
        <w:t>properties</w:t>
      </w:r>
      <w:proofErr w:type="gramEnd"/>
      <w:r>
        <w:rPr>
          <w:sz w:val="28"/>
          <w:szCs w:val="28"/>
          <w:u w:val="single"/>
        </w:rPr>
        <w:t xml:space="preserve"> of metals</w:t>
      </w:r>
      <w:r>
        <w:rPr>
          <w:sz w:val="28"/>
          <w:szCs w:val="28"/>
        </w:rPr>
        <w:t xml:space="preserve"> </w:t>
      </w:r>
    </w:p>
    <w:p w:rsidR="00F8197D" w:rsidRDefault="00F8197D" w:rsidP="00F8197D">
      <w:pPr>
        <w:shd w:val="clear" w:color="auto" w:fill="FFFFFF"/>
        <w:rPr>
          <w:rFonts w:ascii="Open Sans" w:hAnsi="Open Sans"/>
          <w:color w:val="000000"/>
          <w:sz w:val="21"/>
          <w:szCs w:val="21"/>
        </w:rPr>
      </w:pPr>
    </w:p>
    <w:tbl>
      <w:tblPr>
        <w:tblW w:w="0" w:type="auto"/>
        <w:tblCellMar>
          <w:top w:w="15" w:type="dxa"/>
          <w:left w:w="15" w:type="dxa"/>
          <w:bottom w:w="15" w:type="dxa"/>
          <w:right w:w="15" w:type="dxa"/>
        </w:tblCellMar>
        <w:tblLook w:val="04A0"/>
      </w:tblPr>
      <w:tblGrid>
        <w:gridCol w:w="4113"/>
        <w:gridCol w:w="5277"/>
      </w:tblGrid>
      <w:tr w:rsidR="00F8197D" w:rsidTr="00F8197D">
        <w:tc>
          <w:tcPr>
            <w:tcW w:w="0" w:type="auto"/>
            <w:vAlign w:val="center"/>
            <w:hideMark/>
          </w:tcPr>
          <w:p w:rsidR="00F8197D" w:rsidRDefault="00F8197D">
            <w:pPr>
              <w:spacing w:before="332" w:after="332"/>
              <w:rPr>
                <w:sz w:val="24"/>
                <w:szCs w:val="24"/>
              </w:rPr>
            </w:pPr>
            <w:r>
              <w:rPr>
                <w:rStyle w:val="Strong"/>
              </w:rPr>
              <w:t>Metals:</w:t>
            </w:r>
          </w:p>
        </w:tc>
        <w:tc>
          <w:tcPr>
            <w:tcW w:w="0" w:type="auto"/>
            <w:vAlign w:val="center"/>
            <w:hideMark/>
          </w:tcPr>
          <w:p w:rsidR="00F8197D" w:rsidRDefault="00F8197D">
            <w:pPr>
              <w:spacing w:before="332" w:after="332"/>
              <w:rPr>
                <w:sz w:val="24"/>
                <w:szCs w:val="24"/>
              </w:rPr>
            </w:pPr>
            <w:r>
              <w:t>Non-metals:</w:t>
            </w:r>
          </w:p>
        </w:tc>
      </w:tr>
      <w:tr w:rsidR="00F8197D" w:rsidTr="00F8197D">
        <w:tc>
          <w:tcPr>
            <w:tcW w:w="0" w:type="auto"/>
            <w:vAlign w:val="center"/>
            <w:hideMark/>
          </w:tcPr>
          <w:p w:rsidR="00F8197D" w:rsidRDefault="00F8197D">
            <w:pPr>
              <w:spacing w:before="332" w:after="332"/>
              <w:rPr>
                <w:sz w:val="24"/>
                <w:szCs w:val="24"/>
              </w:rPr>
            </w:pPr>
            <w:r>
              <w:t>Strong</w:t>
            </w:r>
          </w:p>
        </w:tc>
        <w:tc>
          <w:tcPr>
            <w:tcW w:w="0" w:type="auto"/>
            <w:vAlign w:val="center"/>
            <w:hideMark/>
          </w:tcPr>
          <w:p w:rsidR="00F8197D" w:rsidRDefault="00F8197D">
            <w:pPr>
              <w:spacing w:before="332" w:after="332"/>
              <w:rPr>
                <w:sz w:val="24"/>
                <w:szCs w:val="24"/>
              </w:rPr>
            </w:pPr>
            <w:r>
              <w:t>Brittle</w:t>
            </w:r>
          </w:p>
        </w:tc>
      </w:tr>
      <w:tr w:rsidR="00F8197D" w:rsidTr="00F8197D">
        <w:tc>
          <w:tcPr>
            <w:tcW w:w="0" w:type="auto"/>
            <w:vAlign w:val="center"/>
            <w:hideMark/>
          </w:tcPr>
          <w:p w:rsidR="00F8197D" w:rsidRDefault="00F8197D">
            <w:pPr>
              <w:spacing w:before="332" w:after="332"/>
              <w:rPr>
                <w:sz w:val="24"/>
                <w:szCs w:val="24"/>
              </w:rPr>
            </w:pPr>
            <w:r>
              <w:t>Malleable and ductile</w:t>
            </w:r>
          </w:p>
        </w:tc>
        <w:tc>
          <w:tcPr>
            <w:tcW w:w="0" w:type="auto"/>
            <w:vAlign w:val="center"/>
            <w:hideMark/>
          </w:tcPr>
          <w:p w:rsidR="00F8197D" w:rsidRDefault="00F8197D">
            <w:pPr>
              <w:spacing w:before="332" w:after="332"/>
              <w:rPr>
                <w:sz w:val="24"/>
                <w:szCs w:val="24"/>
              </w:rPr>
            </w:pPr>
            <w:r>
              <w:t>Brittle</w:t>
            </w:r>
          </w:p>
        </w:tc>
      </w:tr>
      <w:tr w:rsidR="00F8197D" w:rsidTr="00F8197D">
        <w:tc>
          <w:tcPr>
            <w:tcW w:w="0" w:type="auto"/>
            <w:vAlign w:val="center"/>
            <w:hideMark/>
          </w:tcPr>
          <w:p w:rsidR="00F8197D" w:rsidRDefault="00F8197D">
            <w:pPr>
              <w:spacing w:before="332" w:after="332"/>
              <w:rPr>
                <w:sz w:val="24"/>
                <w:szCs w:val="24"/>
              </w:rPr>
            </w:pPr>
            <w:r>
              <w:t>React with oxygen to form basic oxides</w:t>
            </w:r>
          </w:p>
        </w:tc>
        <w:tc>
          <w:tcPr>
            <w:tcW w:w="0" w:type="auto"/>
            <w:vAlign w:val="center"/>
            <w:hideMark/>
          </w:tcPr>
          <w:p w:rsidR="00F8197D" w:rsidRDefault="00F8197D">
            <w:pPr>
              <w:spacing w:before="332" w:after="332"/>
              <w:rPr>
                <w:sz w:val="24"/>
                <w:szCs w:val="24"/>
              </w:rPr>
            </w:pPr>
            <w:r>
              <w:t>React with oxygen to form acidic oxides</w:t>
            </w:r>
          </w:p>
        </w:tc>
      </w:tr>
      <w:tr w:rsidR="00F8197D" w:rsidTr="00F8197D">
        <w:tc>
          <w:tcPr>
            <w:tcW w:w="0" w:type="auto"/>
            <w:vAlign w:val="center"/>
            <w:hideMark/>
          </w:tcPr>
          <w:p w:rsidR="00F8197D" w:rsidRDefault="00F8197D">
            <w:pPr>
              <w:spacing w:before="332" w:after="332"/>
              <w:rPr>
                <w:sz w:val="24"/>
                <w:szCs w:val="24"/>
              </w:rPr>
            </w:pPr>
            <w:r>
              <w:t>Sonorous</w:t>
            </w:r>
          </w:p>
        </w:tc>
        <w:tc>
          <w:tcPr>
            <w:tcW w:w="0" w:type="auto"/>
            <w:vAlign w:val="center"/>
            <w:hideMark/>
          </w:tcPr>
          <w:p w:rsidR="00F8197D" w:rsidRDefault="00F8197D">
            <w:pPr>
              <w:spacing w:before="332" w:after="332"/>
              <w:rPr>
                <w:sz w:val="24"/>
                <w:szCs w:val="24"/>
              </w:rPr>
            </w:pPr>
            <w:r>
              <w:t>Dull sound when hit with hammer</w:t>
            </w:r>
          </w:p>
        </w:tc>
      </w:tr>
      <w:tr w:rsidR="00F8197D" w:rsidTr="00F8197D">
        <w:tc>
          <w:tcPr>
            <w:tcW w:w="0" w:type="auto"/>
            <w:vAlign w:val="center"/>
            <w:hideMark/>
          </w:tcPr>
          <w:p w:rsidR="00F8197D" w:rsidRDefault="00F8197D">
            <w:pPr>
              <w:spacing w:before="332" w:after="332"/>
              <w:rPr>
                <w:sz w:val="24"/>
                <w:szCs w:val="24"/>
              </w:rPr>
            </w:pPr>
            <w:r>
              <w:lastRenderedPageBreak/>
              <w:t>High melting and boiling points</w:t>
            </w:r>
          </w:p>
        </w:tc>
        <w:tc>
          <w:tcPr>
            <w:tcW w:w="0" w:type="auto"/>
            <w:vAlign w:val="center"/>
            <w:hideMark/>
          </w:tcPr>
          <w:p w:rsidR="00F8197D" w:rsidRDefault="00F8197D">
            <w:pPr>
              <w:spacing w:before="332" w:after="332"/>
              <w:rPr>
                <w:sz w:val="24"/>
                <w:szCs w:val="24"/>
              </w:rPr>
            </w:pPr>
            <w:r>
              <w:t>Low melting and boiling points</w:t>
            </w:r>
          </w:p>
        </w:tc>
      </w:tr>
      <w:tr w:rsidR="00F8197D" w:rsidTr="00F8197D">
        <w:tc>
          <w:tcPr>
            <w:tcW w:w="0" w:type="auto"/>
            <w:vAlign w:val="center"/>
            <w:hideMark/>
          </w:tcPr>
          <w:p w:rsidR="00F8197D" w:rsidRDefault="00F8197D">
            <w:pPr>
              <w:spacing w:before="332" w:after="332"/>
              <w:rPr>
                <w:sz w:val="24"/>
                <w:szCs w:val="24"/>
              </w:rPr>
            </w:pPr>
            <w:r>
              <w:t>Good conductors of electricity</w:t>
            </w:r>
          </w:p>
        </w:tc>
        <w:tc>
          <w:tcPr>
            <w:tcW w:w="0" w:type="auto"/>
            <w:vAlign w:val="center"/>
            <w:hideMark/>
          </w:tcPr>
          <w:p w:rsidR="00F8197D" w:rsidRDefault="00F8197D">
            <w:pPr>
              <w:spacing w:before="332" w:after="332"/>
              <w:rPr>
                <w:sz w:val="24"/>
                <w:szCs w:val="24"/>
              </w:rPr>
            </w:pPr>
            <w:r>
              <w:t>Poor conductors of electricity</w:t>
            </w:r>
          </w:p>
        </w:tc>
      </w:tr>
      <w:tr w:rsidR="00F8197D" w:rsidTr="00F8197D">
        <w:tc>
          <w:tcPr>
            <w:tcW w:w="0" w:type="auto"/>
            <w:vAlign w:val="center"/>
            <w:hideMark/>
          </w:tcPr>
          <w:p w:rsidR="00F8197D" w:rsidRDefault="00F8197D">
            <w:pPr>
              <w:spacing w:before="332" w:after="332"/>
              <w:rPr>
                <w:sz w:val="24"/>
                <w:szCs w:val="24"/>
              </w:rPr>
            </w:pPr>
            <w:r>
              <w:t>Good conductors of heat</w:t>
            </w:r>
          </w:p>
        </w:tc>
        <w:tc>
          <w:tcPr>
            <w:tcW w:w="0" w:type="auto"/>
            <w:vAlign w:val="center"/>
            <w:hideMark/>
          </w:tcPr>
          <w:p w:rsidR="00F8197D" w:rsidRDefault="00F8197D">
            <w:pPr>
              <w:spacing w:before="332" w:after="332"/>
              <w:rPr>
                <w:sz w:val="24"/>
                <w:szCs w:val="24"/>
              </w:rPr>
            </w:pPr>
            <w:r>
              <w:t>Poor conductors of heat</w:t>
            </w:r>
          </w:p>
        </w:tc>
      </w:tr>
      <w:tr w:rsidR="00F8197D" w:rsidTr="00F8197D">
        <w:tc>
          <w:tcPr>
            <w:tcW w:w="0" w:type="auto"/>
            <w:vAlign w:val="center"/>
            <w:hideMark/>
          </w:tcPr>
          <w:p w:rsidR="00F8197D" w:rsidRDefault="00F8197D">
            <w:pPr>
              <w:spacing w:before="332" w:after="332"/>
              <w:rPr>
                <w:sz w:val="24"/>
                <w:szCs w:val="24"/>
              </w:rPr>
            </w:pPr>
            <w:r>
              <w:t>Mainly solids at room temp. Exception mercury - liquid at room temp.</w:t>
            </w:r>
          </w:p>
        </w:tc>
        <w:tc>
          <w:tcPr>
            <w:tcW w:w="0" w:type="auto"/>
            <w:vAlign w:val="center"/>
            <w:hideMark/>
          </w:tcPr>
          <w:p w:rsidR="00F8197D" w:rsidRDefault="00F8197D">
            <w:pPr>
              <w:spacing w:before="332" w:after="332"/>
              <w:rPr>
                <w:sz w:val="24"/>
                <w:szCs w:val="24"/>
              </w:rPr>
            </w:pPr>
            <w:r>
              <w:t xml:space="preserve">Solids, liquids and gases at </w:t>
            </w:r>
            <w:proofErr w:type="spellStart"/>
            <w:r>
              <w:t>room.temp</w:t>
            </w:r>
            <w:proofErr w:type="spellEnd"/>
            <w:r>
              <w:t>.</w:t>
            </w:r>
          </w:p>
        </w:tc>
      </w:tr>
      <w:tr w:rsidR="00F8197D" w:rsidTr="00F8197D">
        <w:tc>
          <w:tcPr>
            <w:tcW w:w="0" w:type="auto"/>
            <w:vAlign w:val="center"/>
            <w:hideMark/>
          </w:tcPr>
          <w:p w:rsidR="00F8197D" w:rsidRDefault="00F8197D">
            <w:pPr>
              <w:spacing w:before="332" w:after="332"/>
              <w:rPr>
                <w:sz w:val="24"/>
                <w:szCs w:val="24"/>
              </w:rPr>
            </w:pPr>
            <w:r>
              <w:t>Shiny when polished</w:t>
            </w:r>
          </w:p>
        </w:tc>
        <w:tc>
          <w:tcPr>
            <w:tcW w:w="0" w:type="auto"/>
            <w:vAlign w:val="center"/>
            <w:hideMark/>
          </w:tcPr>
          <w:p w:rsidR="00F8197D" w:rsidRDefault="00F8197D">
            <w:pPr>
              <w:spacing w:before="332" w:after="332"/>
              <w:rPr>
                <w:sz w:val="24"/>
                <w:szCs w:val="24"/>
              </w:rPr>
            </w:pPr>
            <w:r>
              <w:t>Dull looking</w:t>
            </w:r>
          </w:p>
        </w:tc>
      </w:tr>
      <w:tr w:rsidR="00F8197D" w:rsidTr="00F8197D">
        <w:tc>
          <w:tcPr>
            <w:tcW w:w="0" w:type="auto"/>
            <w:vAlign w:val="center"/>
            <w:hideMark/>
          </w:tcPr>
          <w:p w:rsidR="00F8197D" w:rsidRDefault="00F8197D">
            <w:pPr>
              <w:spacing w:before="332" w:after="332"/>
              <w:rPr>
                <w:sz w:val="24"/>
                <w:szCs w:val="24"/>
              </w:rPr>
            </w:pPr>
            <w:r>
              <w:t>When they form ions, the ions are positive</w:t>
            </w:r>
          </w:p>
        </w:tc>
        <w:tc>
          <w:tcPr>
            <w:tcW w:w="0" w:type="auto"/>
            <w:vAlign w:val="center"/>
            <w:hideMark/>
          </w:tcPr>
          <w:p w:rsidR="00F8197D" w:rsidRDefault="00F8197D">
            <w:pPr>
              <w:spacing w:before="332" w:after="332"/>
              <w:rPr>
                <w:sz w:val="24"/>
                <w:szCs w:val="24"/>
              </w:rPr>
            </w:pPr>
            <w:r>
              <w:t>When they form ions, the ions are negative - except hydrogen that forms a positive ion, H+.</w:t>
            </w:r>
          </w:p>
        </w:tc>
      </w:tr>
      <w:tr w:rsidR="00F8197D" w:rsidTr="00F8197D">
        <w:tc>
          <w:tcPr>
            <w:tcW w:w="0" w:type="auto"/>
            <w:vAlign w:val="center"/>
            <w:hideMark/>
          </w:tcPr>
          <w:p w:rsidR="00F8197D" w:rsidRDefault="00F8197D">
            <w:pPr>
              <w:spacing w:before="332" w:after="332"/>
              <w:rPr>
                <w:sz w:val="24"/>
                <w:szCs w:val="24"/>
              </w:rPr>
            </w:pPr>
            <w:r>
              <w:t>High density</w:t>
            </w:r>
          </w:p>
        </w:tc>
        <w:tc>
          <w:tcPr>
            <w:tcW w:w="0" w:type="auto"/>
            <w:vAlign w:val="center"/>
            <w:hideMark/>
          </w:tcPr>
          <w:p w:rsidR="00F8197D" w:rsidRDefault="00F8197D">
            <w:pPr>
              <w:spacing w:before="332" w:after="332"/>
              <w:rPr>
                <w:sz w:val="24"/>
                <w:szCs w:val="24"/>
              </w:rPr>
            </w:pPr>
            <w:r>
              <w:t>Low density</w:t>
            </w:r>
          </w:p>
        </w:tc>
      </w:tr>
    </w:tbl>
    <w:p w:rsidR="00F8197D" w:rsidRDefault="00F8197D" w:rsidP="00F8197D">
      <w:pPr>
        <w:pStyle w:val="NormalWeb"/>
        <w:shd w:val="clear" w:color="auto" w:fill="FFFFFF"/>
        <w:spacing w:before="332" w:beforeAutospacing="0" w:after="332" w:afterAutospacing="0"/>
        <w:rPr>
          <w:rFonts w:ascii="Open Sans" w:hAnsi="Open Sans"/>
          <w:color w:val="000000"/>
          <w:sz w:val="21"/>
          <w:szCs w:val="21"/>
        </w:rPr>
      </w:pPr>
      <w:r>
        <w:rPr>
          <w:rFonts w:ascii="Open Sans" w:hAnsi="Open Sans"/>
          <w:color w:val="000000"/>
          <w:sz w:val="21"/>
          <w:szCs w:val="21"/>
        </w:rPr>
        <w:t> </w:t>
      </w:r>
    </w:p>
    <w:p w:rsidR="00F8197D" w:rsidRDefault="00F8197D" w:rsidP="00F8197D">
      <w:pPr>
        <w:pStyle w:val="NormalWeb"/>
        <w:shd w:val="clear" w:color="auto" w:fill="FFFFFF"/>
        <w:spacing w:before="332" w:beforeAutospacing="0" w:after="332" w:afterAutospacing="0"/>
        <w:rPr>
          <w:rFonts w:ascii="Open Sans" w:hAnsi="Open Sans"/>
          <w:color w:val="000000"/>
          <w:sz w:val="21"/>
          <w:szCs w:val="21"/>
        </w:rPr>
      </w:pPr>
      <w:r>
        <w:rPr>
          <w:rStyle w:val="Strong"/>
          <w:rFonts w:ascii="Open Sans" w:hAnsi="Open Sans"/>
          <w:color w:val="000000"/>
          <w:sz w:val="21"/>
          <w:szCs w:val="21"/>
        </w:rPr>
        <w:t>Common Metals and Non-Metals</w:t>
      </w:r>
    </w:p>
    <w:p w:rsidR="00F8197D" w:rsidRDefault="00F8197D" w:rsidP="00F8197D">
      <w:pPr>
        <w:pStyle w:val="NormalWeb"/>
        <w:shd w:val="clear" w:color="auto" w:fill="FFFFFF"/>
        <w:spacing w:before="332" w:beforeAutospacing="0" w:after="332" w:afterAutospacing="0"/>
        <w:rPr>
          <w:rFonts w:ascii="Open Sans" w:hAnsi="Open Sans"/>
          <w:color w:val="000000"/>
          <w:sz w:val="21"/>
          <w:szCs w:val="21"/>
        </w:rPr>
      </w:pPr>
      <w:r>
        <w:rPr>
          <w:rFonts w:ascii="Open Sans" w:hAnsi="Open Sans"/>
          <w:color w:val="000000"/>
          <w:sz w:val="21"/>
          <w:szCs w:val="21"/>
        </w:rPr>
        <w:t> </w:t>
      </w:r>
    </w:p>
    <w:tbl>
      <w:tblPr>
        <w:tblW w:w="0" w:type="auto"/>
        <w:tblCellMar>
          <w:top w:w="15" w:type="dxa"/>
          <w:left w:w="15" w:type="dxa"/>
          <w:bottom w:w="15" w:type="dxa"/>
          <w:right w:w="15" w:type="dxa"/>
        </w:tblCellMar>
        <w:tblLook w:val="04A0"/>
      </w:tblPr>
      <w:tblGrid>
        <w:gridCol w:w="1008"/>
        <w:gridCol w:w="1156"/>
      </w:tblGrid>
      <w:tr w:rsidR="00F8197D" w:rsidTr="00F8197D">
        <w:tc>
          <w:tcPr>
            <w:tcW w:w="0" w:type="auto"/>
            <w:vAlign w:val="center"/>
            <w:hideMark/>
          </w:tcPr>
          <w:p w:rsidR="00F8197D" w:rsidRDefault="00F8197D">
            <w:pPr>
              <w:spacing w:before="332" w:after="332"/>
              <w:rPr>
                <w:sz w:val="24"/>
                <w:szCs w:val="24"/>
              </w:rPr>
            </w:pPr>
            <w:r>
              <w:rPr>
                <w:rStyle w:val="Strong"/>
              </w:rPr>
              <w:t>Metals:</w:t>
            </w:r>
          </w:p>
        </w:tc>
        <w:tc>
          <w:tcPr>
            <w:tcW w:w="0" w:type="auto"/>
            <w:vAlign w:val="center"/>
            <w:hideMark/>
          </w:tcPr>
          <w:p w:rsidR="00F8197D" w:rsidRDefault="00F8197D">
            <w:pPr>
              <w:spacing w:before="332" w:after="332"/>
              <w:rPr>
                <w:sz w:val="24"/>
                <w:szCs w:val="24"/>
              </w:rPr>
            </w:pPr>
            <w:r>
              <w:rPr>
                <w:rStyle w:val="Strong"/>
              </w:rPr>
              <w:t>Non-metals:</w:t>
            </w:r>
          </w:p>
        </w:tc>
      </w:tr>
      <w:tr w:rsidR="00F8197D" w:rsidTr="00F8197D">
        <w:tc>
          <w:tcPr>
            <w:tcW w:w="0" w:type="auto"/>
            <w:vAlign w:val="center"/>
            <w:hideMark/>
          </w:tcPr>
          <w:p w:rsidR="00F8197D" w:rsidRDefault="00F8197D">
            <w:pPr>
              <w:spacing w:before="332" w:after="332"/>
              <w:rPr>
                <w:sz w:val="24"/>
                <w:szCs w:val="24"/>
              </w:rPr>
            </w:pPr>
            <w:r>
              <w:t>Calcium</w:t>
            </w:r>
          </w:p>
        </w:tc>
        <w:tc>
          <w:tcPr>
            <w:tcW w:w="0" w:type="auto"/>
            <w:vAlign w:val="center"/>
            <w:hideMark/>
          </w:tcPr>
          <w:p w:rsidR="00F8197D" w:rsidRDefault="00F8197D">
            <w:pPr>
              <w:spacing w:before="332" w:after="332"/>
              <w:rPr>
                <w:sz w:val="24"/>
                <w:szCs w:val="24"/>
              </w:rPr>
            </w:pPr>
            <w:proofErr w:type="spellStart"/>
            <w:r>
              <w:t>Sulphur</w:t>
            </w:r>
            <w:proofErr w:type="spellEnd"/>
          </w:p>
        </w:tc>
      </w:tr>
      <w:tr w:rsidR="00F8197D" w:rsidTr="00F8197D">
        <w:tc>
          <w:tcPr>
            <w:tcW w:w="0" w:type="auto"/>
            <w:vAlign w:val="center"/>
            <w:hideMark/>
          </w:tcPr>
          <w:p w:rsidR="00F8197D" w:rsidRDefault="00F8197D">
            <w:pPr>
              <w:spacing w:before="332" w:after="332"/>
              <w:rPr>
                <w:sz w:val="24"/>
                <w:szCs w:val="24"/>
              </w:rPr>
            </w:pPr>
            <w:r>
              <w:t>Potassium</w:t>
            </w:r>
          </w:p>
        </w:tc>
        <w:tc>
          <w:tcPr>
            <w:tcW w:w="0" w:type="auto"/>
            <w:vAlign w:val="center"/>
            <w:hideMark/>
          </w:tcPr>
          <w:p w:rsidR="00F8197D" w:rsidRDefault="00F8197D">
            <w:pPr>
              <w:spacing w:before="332" w:after="332"/>
              <w:rPr>
                <w:sz w:val="24"/>
                <w:szCs w:val="24"/>
              </w:rPr>
            </w:pPr>
            <w:r>
              <w:t>Oxygen</w:t>
            </w:r>
          </w:p>
        </w:tc>
      </w:tr>
      <w:tr w:rsidR="00F8197D" w:rsidTr="00F8197D">
        <w:tc>
          <w:tcPr>
            <w:tcW w:w="0" w:type="auto"/>
            <w:vAlign w:val="center"/>
            <w:hideMark/>
          </w:tcPr>
          <w:p w:rsidR="00F8197D" w:rsidRDefault="00F8197D">
            <w:pPr>
              <w:spacing w:before="332" w:after="332"/>
              <w:rPr>
                <w:sz w:val="24"/>
                <w:szCs w:val="24"/>
              </w:rPr>
            </w:pPr>
            <w:r>
              <w:lastRenderedPageBreak/>
              <w:t>Lead</w:t>
            </w:r>
          </w:p>
        </w:tc>
        <w:tc>
          <w:tcPr>
            <w:tcW w:w="0" w:type="auto"/>
            <w:vAlign w:val="center"/>
            <w:hideMark/>
          </w:tcPr>
          <w:p w:rsidR="00F8197D" w:rsidRDefault="00F8197D">
            <w:pPr>
              <w:spacing w:before="332" w:after="332"/>
              <w:rPr>
                <w:sz w:val="24"/>
                <w:szCs w:val="24"/>
              </w:rPr>
            </w:pPr>
            <w:r>
              <w:t>Chlorine</w:t>
            </w:r>
          </w:p>
        </w:tc>
      </w:tr>
      <w:tr w:rsidR="00F8197D" w:rsidTr="00F8197D">
        <w:tc>
          <w:tcPr>
            <w:tcW w:w="0" w:type="auto"/>
            <w:vAlign w:val="center"/>
            <w:hideMark/>
          </w:tcPr>
          <w:p w:rsidR="00F8197D" w:rsidRDefault="00F8197D">
            <w:pPr>
              <w:spacing w:before="332" w:after="332"/>
              <w:rPr>
                <w:sz w:val="24"/>
                <w:szCs w:val="24"/>
              </w:rPr>
            </w:pPr>
            <w:r>
              <w:t>Copper</w:t>
            </w:r>
          </w:p>
        </w:tc>
        <w:tc>
          <w:tcPr>
            <w:tcW w:w="0" w:type="auto"/>
            <w:vAlign w:val="center"/>
            <w:hideMark/>
          </w:tcPr>
          <w:p w:rsidR="00F8197D" w:rsidRDefault="00F8197D">
            <w:pPr>
              <w:spacing w:before="332" w:after="332"/>
              <w:rPr>
                <w:sz w:val="24"/>
                <w:szCs w:val="24"/>
              </w:rPr>
            </w:pPr>
            <w:r>
              <w:t>Hydrogen</w:t>
            </w:r>
          </w:p>
        </w:tc>
      </w:tr>
      <w:tr w:rsidR="00F8197D" w:rsidTr="00F8197D">
        <w:tc>
          <w:tcPr>
            <w:tcW w:w="0" w:type="auto"/>
            <w:vAlign w:val="center"/>
            <w:hideMark/>
          </w:tcPr>
          <w:p w:rsidR="00F8197D" w:rsidRDefault="00F8197D">
            <w:pPr>
              <w:spacing w:before="332" w:after="332"/>
              <w:rPr>
                <w:sz w:val="24"/>
                <w:szCs w:val="24"/>
              </w:rPr>
            </w:pPr>
            <w:proofErr w:type="spellStart"/>
            <w:r>
              <w:t>Aluminium</w:t>
            </w:r>
            <w:proofErr w:type="spellEnd"/>
          </w:p>
        </w:tc>
        <w:tc>
          <w:tcPr>
            <w:tcW w:w="0" w:type="auto"/>
            <w:vAlign w:val="center"/>
            <w:hideMark/>
          </w:tcPr>
          <w:p w:rsidR="00F8197D" w:rsidRDefault="00F8197D">
            <w:pPr>
              <w:spacing w:before="332" w:after="332"/>
              <w:rPr>
                <w:sz w:val="24"/>
                <w:szCs w:val="24"/>
              </w:rPr>
            </w:pPr>
            <w:r>
              <w:t>Bromine</w:t>
            </w:r>
          </w:p>
        </w:tc>
      </w:tr>
      <w:tr w:rsidR="00F8197D" w:rsidTr="00F8197D">
        <w:tc>
          <w:tcPr>
            <w:tcW w:w="0" w:type="auto"/>
            <w:vAlign w:val="center"/>
            <w:hideMark/>
          </w:tcPr>
          <w:p w:rsidR="00F8197D" w:rsidRDefault="00F8197D">
            <w:pPr>
              <w:spacing w:before="332" w:after="332"/>
              <w:rPr>
                <w:sz w:val="24"/>
                <w:szCs w:val="24"/>
              </w:rPr>
            </w:pPr>
            <w:r>
              <w:t>Zinc</w:t>
            </w:r>
          </w:p>
        </w:tc>
        <w:tc>
          <w:tcPr>
            <w:tcW w:w="0" w:type="auto"/>
            <w:vAlign w:val="center"/>
            <w:hideMark/>
          </w:tcPr>
          <w:p w:rsidR="00F8197D" w:rsidRDefault="00F8197D">
            <w:pPr>
              <w:spacing w:before="332" w:after="332"/>
              <w:rPr>
                <w:sz w:val="24"/>
                <w:szCs w:val="24"/>
              </w:rPr>
            </w:pPr>
            <w:r>
              <w:t>Nitrogen</w:t>
            </w:r>
          </w:p>
        </w:tc>
      </w:tr>
      <w:tr w:rsidR="00F8197D" w:rsidTr="00F8197D">
        <w:tc>
          <w:tcPr>
            <w:tcW w:w="0" w:type="auto"/>
            <w:vAlign w:val="center"/>
            <w:hideMark/>
          </w:tcPr>
          <w:p w:rsidR="00F8197D" w:rsidRDefault="00F8197D">
            <w:pPr>
              <w:spacing w:before="332" w:after="332"/>
              <w:rPr>
                <w:sz w:val="24"/>
                <w:szCs w:val="24"/>
              </w:rPr>
            </w:pPr>
            <w:r>
              <w:t>Lithium</w:t>
            </w:r>
          </w:p>
        </w:tc>
        <w:tc>
          <w:tcPr>
            <w:tcW w:w="0" w:type="auto"/>
            <w:vAlign w:val="center"/>
            <w:hideMark/>
          </w:tcPr>
          <w:p w:rsidR="00F8197D" w:rsidRDefault="00F8197D">
            <w:pPr>
              <w:spacing w:before="332" w:after="332"/>
              <w:rPr>
                <w:sz w:val="24"/>
                <w:szCs w:val="24"/>
              </w:rPr>
            </w:pPr>
            <w:r>
              <w:t>Helium</w:t>
            </w:r>
          </w:p>
        </w:tc>
      </w:tr>
    </w:tbl>
    <w:p w:rsidR="00F8197D" w:rsidRDefault="00F8197D" w:rsidP="00F8197D">
      <w:pPr>
        <w:pStyle w:val="NormalWeb"/>
        <w:shd w:val="clear" w:color="auto" w:fill="FFFFFF"/>
        <w:spacing w:before="332" w:beforeAutospacing="0" w:after="332" w:afterAutospacing="0"/>
        <w:rPr>
          <w:rFonts w:ascii="Open Sans" w:hAnsi="Open Sans"/>
          <w:color w:val="000000"/>
          <w:sz w:val="21"/>
          <w:szCs w:val="21"/>
        </w:rPr>
      </w:pPr>
      <w:r>
        <w:rPr>
          <w:rFonts w:ascii="Open Sans" w:hAnsi="Open Sans"/>
          <w:color w:val="000000"/>
          <w:sz w:val="21"/>
          <w:szCs w:val="21"/>
        </w:rPr>
        <w:t> </w:t>
      </w:r>
    </w:p>
    <w:p w:rsidR="00F8197D" w:rsidRDefault="00F8197D" w:rsidP="00F8197D">
      <w:pPr>
        <w:pStyle w:val="Heading4"/>
        <w:shd w:val="clear" w:color="auto" w:fill="FFFFFF"/>
        <w:spacing w:before="332" w:after="332" w:line="332" w:lineRule="atLeast"/>
        <w:rPr>
          <w:rFonts w:ascii="Open Sans" w:hAnsi="Open Sans"/>
          <w:color w:val="000000"/>
          <w:sz w:val="21"/>
          <w:szCs w:val="21"/>
        </w:rPr>
      </w:pPr>
      <w:r>
        <w:rPr>
          <w:rFonts w:ascii="Open Sans" w:hAnsi="Open Sans"/>
          <w:color w:val="000000"/>
          <w:sz w:val="21"/>
          <w:szCs w:val="21"/>
        </w:rPr>
        <w:t>Uses of metals and non-metals</w:t>
      </w:r>
    </w:p>
    <w:p w:rsidR="00F8197D" w:rsidRDefault="00F8197D" w:rsidP="00F8197D">
      <w:pPr>
        <w:pStyle w:val="NormalWeb"/>
        <w:shd w:val="clear" w:color="auto" w:fill="FFFFFF"/>
        <w:spacing w:before="332" w:beforeAutospacing="0" w:after="332" w:afterAutospacing="0"/>
        <w:rPr>
          <w:rFonts w:ascii="Open Sans" w:hAnsi="Open Sans"/>
          <w:color w:val="000000"/>
          <w:sz w:val="21"/>
          <w:szCs w:val="21"/>
        </w:rPr>
      </w:pPr>
      <w:r>
        <w:rPr>
          <w:rStyle w:val="Strong"/>
          <w:rFonts w:ascii="Open Sans" w:hAnsi="Open Sans"/>
          <w:i/>
          <w:iCs/>
          <w:color w:val="000000"/>
          <w:sz w:val="21"/>
          <w:szCs w:val="21"/>
        </w:rPr>
        <w:t>Metals</w:t>
      </w:r>
    </w:p>
    <w:p w:rsidR="00F8197D" w:rsidRDefault="00F8197D" w:rsidP="00F8197D">
      <w:pPr>
        <w:pStyle w:val="NormalWeb"/>
        <w:shd w:val="clear" w:color="auto" w:fill="FFFFFF"/>
        <w:spacing w:before="332" w:beforeAutospacing="0" w:after="332" w:afterAutospacing="0"/>
        <w:rPr>
          <w:rFonts w:ascii="Open Sans" w:hAnsi="Open Sans"/>
          <w:color w:val="000000"/>
          <w:sz w:val="21"/>
          <w:szCs w:val="21"/>
        </w:rPr>
      </w:pPr>
      <w:r>
        <w:rPr>
          <w:rStyle w:val="Strong"/>
          <w:rFonts w:ascii="Open Sans" w:hAnsi="Open Sans"/>
          <w:color w:val="000000"/>
          <w:sz w:val="21"/>
          <w:szCs w:val="21"/>
        </w:rPr>
        <w:t>The uses of metals are related to their properties:</w:t>
      </w:r>
    </w:p>
    <w:p w:rsidR="00F8197D" w:rsidRDefault="00F8197D" w:rsidP="00F8197D">
      <w:pPr>
        <w:pStyle w:val="NormalWeb"/>
        <w:shd w:val="clear" w:color="auto" w:fill="FFFFFF"/>
        <w:spacing w:before="332" w:beforeAutospacing="0" w:after="332" w:afterAutospacing="0"/>
        <w:rPr>
          <w:rFonts w:ascii="Open Sans" w:hAnsi="Open Sans"/>
          <w:color w:val="000000"/>
          <w:sz w:val="21"/>
          <w:szCs w:val="21"/>
        </w:rPr>
      </w:pPr>
      <w:r>
        <w:rPr>
          <w:rFonts w:ascii="Open Sans" w:hAnsi="Open Sans"/>
          <w:color w:val="000000"/>
          <w:sz w:val="21"/>
          <w:szCs w:val="21"/>
        </w:rPr>
        <w:t>They are made into </w:t>
      </w:r>
      <w:proofErr w:type="spellStart"/>
      <w:r>
        <w:rPr>
          <w:rFonts w:ascii="Open Sans" w:hAnsi="Open Sans"/>
          <w:color w:val="000000"/>
          <w:sz w:val="21"/>
          <w:szCs w:val="21"/>
        </w:rPr>
        <w:t>jewellery</w:t>
      </w:r>
      <w:proofErr w:type="spellEnd"/>
      <w:r>
        <w:rPr>
          <w:rFonts w:ascii="Open Sans" w:hAnsi="Open Sans"/>
          <w:color w:val="000000"/>
          <w:sz w:val="21"/>
          <w:szCs w:val="21"/>
        </w:rPr>
        <w:t> due to their hard and shiny appearance.</w:t>
      </w:r>
    </w:p>
    <w:p w:rsidR="00F8197D" w:rsidRDefault="00F8197D" w:rsidP="00F8197D">
      <w:pPr>
        <w:pStyle w:val="NormalWeb"/>
        <w:shd w:val="clear" w:color="auto" w:fill="FFFFFF"/>
        <w:spacing w:before="332" w:beforeAutospacing="0" w:after="332" w:afterAutospacing="0"/>
        <w:rPr>
          <w:rFonts w:ascii="Open Sans" w:hAnsi="Open Sans"/>
          <w:color w:val="000000"/>
          <w:sz w:val="21"/>
          <w:szCs w:val="21"/>
        </w:rPr>
      </w:pPr>
      <w:r>
        <w:rPr>
          <w:rFonts w:ascii="Open Sans" w:hAnsi="Open Sans"/>
          <w:color w:val="000000"/>
          <w:sz w:val="21"/>
          <w:szCs w:val="21"/>
        </w:rPr>
        <w:t>They are used to make pans, since they are good conductors of heat.</w:t>
      </w:r>
    </w:p>
    <w:p w:rsidR="00F8197D" w:rsidRDefault="00F8197D" w:rsidP="00F8197D">
      <w:pPr>
        <w:pStyle w:val="NormalWeb"/>
        <w:shd w:val="clear" w:color="auto" w:fill="FFFFFF"/>
        <w:spacing w:before="332" w:beforeAutospacing="0" w:after="332" w:afterAutospacing="0"/>
        <w:rPr>
          <w:rFonts w:ascii="Open Sans" w:hAnsi="Open Sans"/>
          <w:color w:val="000000"/>
          <w:sz w:val="21"/>
          <w:szCs w:val="21"/>
        </w:rPr>
      </w:pPr>
      <w:r>
        <w:rPr>
          <w:rFonts w:ascii="Open Sans" w:hAnsi="Open Sans"/>
          <w:color w:val="000000"/>
          <w:sz w:val="21"/>
          <w:szCs w:val="21"/>
        </w:rPr>
        <w:t>They are used in electrical cables, because they are malleable, ductile and good conductors of electricity.</w:t>
      </w:r>
    </w:p>
    <w:p w:rsidR="00F8197D" w:rsidRDefault="00F8197D" w:rsidP="00F8197D">
      <w:pPr>
        <w:pStyle w:val="NormalWeb"/>
        <w:shd w:val="clear" w:color="auto" w:fill="FFFFFF"/>
        <w:spacing w:before="332" w:beforeAutospacing="0" w:after="332" w:afterAutospacing="0"/>
        <w:rPr>
          <w:rFonts w:ascii="Open Sans" w:hAnsi="Open Sans"/>
          <w:color w:val="000000"/>
          <w:sz w:val="21"/>
          <w:szCs w:val="21"/>
        </w:rPr>
      </w:pPr>
      <w:r>
        <w:rPr>
          <w:rFonts w:ascii="Open Sans" w:hAnsi="Open Sans"/>
          <w:color w:val="000000"/>
          <w:sz w:val="21"/>
          <w:szCs w:val="21"/>
        </w:rPr>
        <w:t>They are strong so used to build scaffolding and bridges.</w:t>
      </w:r>
    </w:p>
    <w:p w:rsidR="00F8197D" w:rsidRDefault="00F8197D" w:rsidP="00F8197D">
      <w:pPr>
        <w:pStyle w:val="NormalWeb"/>
        <w:shd w:val="clear" w:color="auto" w:fill="FFFFFF"/>
        <w:spacing w:before="332" w:beforeAutospacing="0" w:after="332" w:afterAutospacing="0"/>
        <w:rPr>
          <w:rFonts w:ascii="Open Sans" w:hAnsi="Open Sans"/>
          <w:color w:val="000000"/>
          <w:sz w:val="21"/>
          <w:szCs w:val="21"/>
        </w:rPr>
      </w:pPr>
      <w:r>
        <w:rPr>
          <w:rFonts w:ascii="Open Sans" w:hAnsi="Open Sans"/>
          <w:color w:val="000000"/>
          <w:sz w:val="21"/>
          <w:szCs w:val="21"/>
        </w:rPr>
        <w:t>They make a ringing sound, sonorous, hence their use in bell making.</w:t>
      </w:r>
    </w:p>
    <w:p w:rsidR="00F8197D" w:rsidRDefault="00F8197D" w:rsidP="00F8197D">
      <w:pPr>
        <w:shd w:val="clear" w:color="auto" w:fill="FFFFFF"/>
        <w:rPr>
          <w:rFonts w:ascii="Open Sans" w:hAnsi="Open Sans"/>
          <w:color w:val="000000"/>
          <w:sz w:val="21"/>
          <w:szCs w:val="21"/>
        </w:rPr>
      </w:pPr>
      <w:r>
        <w:rPr>
          <w:rFonts w:ascii="Open Sans" w:hAnsi="Open Sans"/>
          <w:noProof/>
          <w:color w:val="000000"/>
          <w:sz w:val="21"/>
          <w:szCs w:val="21"/>
        </w:rPr>
        <w:lastRenderedPageBreak/>
        <w:drawing>
          <wp:inline distT="0" distB="0" distL="0" distR="0">
            <wp:extent cx="2952750" cy="3409950"/>
            <wp:effectExtent l="19050" t="0" r="0" b="0"/>
            <wp:docPr id="70" name="Picture 70" descr="bel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bell image"/>
                    <pic:cNvPicPr>
                      <a:picLocks noChangeAspect="1" noChangeArrowheads="1"/>
                    </pic:cNvPicPr>
                  </pic:nvPicPr>
                  <pic:blipFill>
                    <a:blip r:embed="rId58"/>
                    <a:srcRect/>
                    <a:stretch>
                      <a:fillRect/>
                    </a:stretch>
                  </pic:blipFill>
                  <pic:spPr bwMode="auto">
                    <a:xfrm>
                      <a:off x="0" y="0"/>
                      <a:ext cx="2952750" cy="3409950"/>
                    </a:xfrm>
                    <a:prstGeom prst="rect">
                      <a:avLst/>
                    </a:prstGeom>
                    <a:noFill/>
                    <a:ln w="9525">
                      <a:noFill/>
                      <a:miter lim="800000"/>
                      <a:headEnd/>
                      <a:tailEnd/>
                    </a:ln>
                  </pic:spPr>
                </pic:pic>
              </a:graphicData>
            </a:graphic>
          </wp:inline>
        </w:drawing>
      </w:r>
    </w:p>
    <w:p w:rsidR="00F8197D" w:rsidRDefault="00F8197D" w:rsidP="00F8197D">
      <w:pPr>
        <w:pStyle w:val="NormalWeb"/>
        <w:shd w:val="clear" w:color="auto" w:fill="FFFFFF"/>
        <w:spacing w:before="332" w:beforeAutospacing="0" w:after="332" w:afterAutospacing="0"/>
        <w:rPr>
          <w:rFonts w:ascii="Open Sans" w:hAnsi="Open Sans"/>
          <w:color w:val="000000"/>
          <w:sz w:val="21"/>
          <w:szCs w:val="21"/>
        </w:rPr>
      </w:pPr>
      <w:r>
        <w:rPr>
          <w:rStyle w:val="Strong"/>
          <w:rFonts w:ascii="Open Sans" w:hAnsi="Open Sans"/>
          <w:i/>
          <w:iCs/>
          <w:color w:val="000000"/>
          <w:sz w:val="21"/>
          <w:szCs w:val="21"/>
        </w:rPr>
        <w:t>Non-metals</w:t>
      </w:r>
    </w:p>
    <w:p w:rsidR="00F8197D" w:rsidRDefault="00F8197D" w:rsidP="00F8197D">
      <w:pPr>
        <w:pStyle w:val="NormalWeb"/>
        <w:shd w:val="clear" w:color="auto" w:fill="FFFFFF"/>
        <w:spacing w:before="332" w:beforeAutospacing="0" w:after="332" w:afterAutospacing="0"/>
        <w:rPr>
          <w:rFonts w:ascii="Open Sans" w:hAnsi="Open Sans"/>
          <w:color w:val="000000"/>
          <w:sz w:val="21"/>
          <w:szCs w:val="21"/>
        </w:rPr>
      </w:pPr>
      <w:proofErr w:type="gramStart"/>
      <w:r>
        <w:rPr>
          <w:rFonts w:ascii="Open Sans" w:hAnsi="Open Sans"/>
          <w:color w:val="000000"/>
          <w:sz w:val="21"/>
          <w:szCs w:val="21"/>
        </w:rPr>
        <w:t>Used as insulating material around wire cables since they do not conduct electricity.</w:t>
      </w:r>
      <w:proofErr w:type="gramEnd"/>
    </w:p>
    <w:p w:rsidR="00F8197D" w:rsidRDefault="00F8197D" w:rsidP="00F8197D">
      <w:pPr>
        <w:pStyle w:val="NormalWeb"/>
        <w:shd w:val="clear" w:color="auto" w:fill="FFFFFF"/>
        <w:spacing w:before="332" w:beforeAutospacing="0" w:after="332" w:afterAutospacing="0"/>
        <w:rPr>
          <w:rFonts w:ascii="Open Sans" w:hAnsi="Open Sans"/>
          <w:color w:val="000000"/>
          <w:sz w:val="21"/>
          <w:szCs w:val="21"/>
        </w:rPr>
      </w:pPr>
      <w:proofErr w:type="gramStart"/>
      <w:r>
        <w:rPr>
          <w:rFonts w:ascii="Open Sans" w:hAnsi="Open Sans"/>
          <w:color w:val="000000"/>
          <w:sz w:val="21"/>
          <w:szCs w:val="21"/>
        </w:rPr>
        <w:t>Used to make pan handles as they are poor conductors of heat.</w:t>
      </w:r>
      <w:proofErr w:type="gramEnd"/>
    </w:p>
    <w:p w:rsidR="00F8197D" w:rsidRDefault="00F8197D" w:rsidP="00F8197D">
      <w:pPr>
        <w:shd w:val="clear" w:color="auto" w:fill="FFFFFF"/>
        <w:rPr>
          <w:rFonts w:ascii="Open Sans" w:hAnsi="Open Sans"/>
          <w:color w:val="000000"/>
          <w:sz w:val="21"/>
          <w:szCs w:val="21"/>
        </w:rPr>
      </w:pPr>
      <w:r>
        <w:rPr>
          <w:rFonts w:ascii="Open Sans" w:hAnsi="Open Sans"/>
          <w:noProof/>
          <w:color w:val="000000"/>
          <w:sz w:val="21"/>
          <w:szCs w:val="21"/>
        </w:rPr>
        <w:drawing>
          <wp:inline distT="0" distB="0" distL="0" distR="0">
            <wp:extent cx="3067050" cy="2305050"/>
            <wp:effectExtent l="19050" t="0" r="0" b="0"/>
            <wp:docPr id="71" name="Picture 71" descr="sauce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aucepan"/>
                    <pic:cNvPicPr>
                      <a:picLocks noChangeAspect="1" noChangeArrowheads="1"/>
                    </pic:cNvPicPr>
                  </pic:nvPicPr>
                  <pic:blipFill>
                    <a:blip r:embed="rId59"/>
                    <a:srcRect/>
                    <a:stretch>
                      <a:fillRect/>
                    </a:stretch>
                  </pic:blipFill>
                  <pic:spPr bwMode="auto">
                    <a:xfrm>
                      <a:off x="0" y="0"/>
                      <a:ext cx="3067050" cy="2305050"/>
                    </a:xfrm>
                    <a:prstGeom prst="rect">
                      <a:avLst/>
                    </a:prstGeom>
                    <a:noFill/>
                    <a:ln w="9525">
                      <a:noFill/>
                      <a:miter lim="800000"/>
                      <a:headEnd/>
                      <a:tailEnd/>
                    </a:ln>
                  </pic:spPr>
                </pic:pic>
              </a:graphicData>
            </a:graphic>
          </wp:inline>
        </w:drawing>
      </w:r>
    </w:p>
    <w:p w:rsidR="00F8197D" w:rsidRDefault="00F8197D" w:rsidP="00F8197D">
      <w:pPr>
        <w:pStyle w:val="Heading3"/>
        <w:shd w:val="clear" w:color="auto" w:fill="FFFFFF"/>
        <w:spacing w:before="0" w:beforeAutospacing="0" w:after="0" w:afterAutospacing="0" w:line="568" w:lineRule="atLeast"/>
        <w:rPr>
          <w:rFonts w:ascii="Open Sans" w:hAnsi="Open Sans"/>
          <w:color w:val="000000"/>
          <w:sz w:val="25"/>
          <w:szCs w:val="25"/>
        </w:rPr>
      </w:pPr>
      <w:proofErr w:type="gramStart"/>
      <w:r>
        <w:rPr>
          <w:rFonts w:ascii="Open Sans" w:hAnsi="Open Sans"/>
          <w:color w:val="000000"/>
          <w:sz w:val="25"/>
          <w:szCs w:val="25"/>
        </w:rPr>
        <w:t>question</w:t>
      </w:r>
      <w:proofErr w:type="gramEnd"/>
      <w:r>
        <w:rPr>
          <w:rFonts w:ascii="Open Sans" w:hAnsi="Open Sans"/>
          <w:color w:val="000000"/>
          <w:sz w:val="25"/>
          <w:szCs w:val="25"/>
        </w:rPr>
        <w:t>;</w:t>
      </w:r>
    </w:p>
    <w:p w:rsidR="00F8197D" w:rsidRDefault="00F8197D" w:rsidP="00F8197D">
      <w:pPr>
        <w:pStyle w:val="Heading3"/>
        <w:numPr>
          <w:ilvl w:val="1"/>
          <w:numId w:val="8"/>
        </w:numPr>
        <w:shd w:val="clear" w:color="auto" w:fill="FFFFFF"/>
        <w:spacing w:before="0" w:beforeAutospacing="0" w:after="0" w:afterAutospacing="0" w:line="568" w:lineRule="atLeast"/>
        <w:rPr>
          <w:rFonts w:ascii="Open Sans" w:hAnsi="Open Sans"/>
          <w:color w:val="000000"/>
          <w:sz w:val="25"/>
          <w:szCs w:val="25"/>
        </w:rPr>
      </w:pPr>
      <w:proofErr w:type="gramStart"/>
      <w:r>
        <w:rPr>
          <w:rFonts w:ascii="Open Sans" w:hAnsi="Open Sans"/>
          <w:color w:val="000000"/>
          <w:sz w:val="25"/>
          <w:szCs w:val="25"/>
        </w:rPr>
        <w:t>describe</w:t>
      </w:r>
      <w:proofErr w:type="gramEnd"/>
      <w:r>
        <w:rPr>
          <w:rFonts w:ascii="Open Sans" w:hAnsi="Open Sans"/>
          <w:color w:val="000000"/>
          <w:sz w:val="25"/>
          <w:szCs w:val="25"/>
        </w:rPr>
        <w:t xml:space="preserve"> 5 properties of metals</w:t>
      </w:r>
    </w:p>
    <w:p w:rsidR="00F8197D" w:rsidRDefault="00F8197D" w:rsidP="00F8197D">
      <w:pPr>
        <w:pStyle w:val="Heading3"/>
        <w:numPr>
          <w:ilvl w:val="1"/>
          <w:numId w:val="8"/>
        </w:numPr>
        <w:shd w:val="clear" w:color="auto" w:fill="FFFFFF"/>
        <w:spacing w:before="0" w:beforeAutospacing="0" w:after="0" w:afterAutospacing="0" w:line="568" w:lineRule="atLeast"/>
        <w:rPr>
          <w:rFonts w:ascii="Open Sans" w:hAnsi="Open Sans"/>
          <w:color w:val="000000"/>
          <w:sz w:val="25"/>
          <w:szCs w:val="25"/>
        </w:rPr>
      </w:pPr>
      <w:proofErr w:type="gramStart"/>
      <w:r>
        <w:rPr>
          <w:rFonts w:ascii="Open Sans" w:hAnsi="Open Sans"/>
          <w:color w:val="000000"/>
          <w:sz w:val="25"/>
          <w:szCs w:val="25"/>
        </w:rPr>
        <w:lastRenderedPageBreak/>
        <w:t>state</w:t>
      </w:r>
      <w:proofErr w:type="gramEnd"/>
      <w:r>
        <w:rPr>
          <w:rFonts w:ascii="Open Sans" w:hAnsi="Open Sans"/>
          <w:color w:val="000000"/>
          <w:sz w:val="25"/>
          <w:szCs w:val="25"/>
        </w:rPr>
        <w:t xml:space="preserve"> 5 uses of  metals </w:t>
      </w:r>
    </w:p>
    <w:p w:rsidR="00F8197D" w:rsidRDefault="00F8197D" w:rsidP="00F8197D">
      <w:pPr>
        <w:pStyle w:val="Heading3"/>
        <w:shd w:val="clear" w:color="auto" w:fill="FFFFFF"/>
        <w:spacing w:before="0" w:beforeAutospacing="0" w:after="0" w:afterAutospacing="0" w:line="568" w:lineRule="atLeast"/>
        <w:ind w:left="1440"/>
        <w:rPr>
          <w:rFonts w:ascii="Open Sans" w:hAnsi="Open Sans"/>
          <w:color w:val="000000"/>
          <w:sz w:val="25"/>
          <w:szCs w:val="25"/>
        </w:rPr>
      </w:pPr>
      <w:proofErr w:type="gramStart"/>
      <w:r>
        <w:rPr>
          <w:rFonts w:ascii="Open Sans" w:hAnsi="Open Sans"/>
          <w:color w:val="000000"/>
          <w:sz w:val="25"/>
          <w:szCs w:val="25"/>
        </w:rPr>
        <w:t>week</w:t>
      </w:r>
      <w:proofErr w:type="gramEnd"/>
      <w:r>
        <w:rPr>
          <w:rFonts w:ascii="Open Sans" w:hAnsi="Open Sans"/>
          <w:color w:val="000000"/>
          <w:sz w:val="25"/>
          <w:szCs w:val="25"/>
        </w:rPr>
        <w:t xml:space="preserve"> 6; processing of ceramics and glass</w:t>
      </w:r>
    </w:p>
    <w:p w:rsidR="00F8197D" w:rsidRDefault="00F8197D" w:rsidP="00F8197D">
      <w:pPr>
        <w:pStyle w:val="Heading1"/>
        <w:rPr>
          <w:rFonts w:ascii="Avenir Light" w:hAnsi="Avenir Light"/>
          <w:color w:val="25B0ED"/>
        </w:rPr>
      </w:pPr>
      <w:r>
        <w:rPr>
          <w:rFonts w:ascii="Avenir Light" w:hAnsi="Avenir Light"/>
          <w:color w:val="25B0ED"/>
        </w:rPr>
        <w:t>Ceramic Material Manufacturing Methods</w:t>
      </w:r>
    </w:p>
    <w:p w:rsidR="00F8197D" w:rsidRDefault="00F8197D" w:rsidP="00F8197D">
      <w:pPr>
        <w:pStyle w:val="NormalWeb"/>
        <w:spacing w:before="0" w:beforeAutospacing="0"/>
        <w:rPr>
          <w:rFonts w:ascii="Open Sans" w:hAnsi="Open Sans"/>
          <w:color w:val="606062"/>
          <w:sz w:val="20"/>
          <w:szCs w:val="20"/>
        </w:rPr>
      </w:pPr>
      <w:r>
        <w:rPr>
          <w:rFonts w:ascii="Open Sans" w:hAnsi="Open Sans"/>
          <w:color w:val="606062"/>
          <w:sz w:val="20"/>
          <w:szCs w:val="20"/>
        </w:rPr>
        <w:t>All ceramics start as a mixture of powdered base material (</w:t>
      </w:r>
      <w:proofErr w:type="spellStart"/>
      <w:r>
        <w:rPr>
          <w:rFonts w:ascii="Open Sans" w:hAnsi="Open Sans"/>
          <w:color w:val="606062"/>
          <w:sz w:val="20"/>
          <w:szCs w:val="20"/>
        </w:rPr>
        <w:t>Zirconia</w:t>
      </w:r>
      <w:proofErr w:type="spellEnd"/>
      <w:r>
        <w:rPr>
          <w:rFonts w:ascii="Open Sans" w:hAnsi="Open Sans"/>
          <w:color w:val="606062"/>
          <w:sz w:val="20"/>
          <w:szCs w:val="20"/>
        </w:rPr>
        <w:t xml:space="preserve">, etc.), binders and stabilizers. This mixture is "formed" into shapes and then fired (sintered) at high temperature to create hard, dense materials. Forming is done using standard processes such as pressing, extruding, injection molding, tape casting or slip casting. Ceramics can also be machined prior to being fired using standard machine tools in a process known as "green machining." Green machining is inexpensive because unfired material is soft. However, firing causes ceramics to lose 20% to 40% of their volume; therefore, green machining followed by firing is suitable only for those applications with loose tolerances (~1% of characteristic lengths). In contrast, tight tolerance parts must be machined using high </w:t>
      </w:r>
      <w:proofErr w:type="gramStart"/>
      <w:r>
        <w:rPr>
          <w:rFonts w:ascii="Open Sans" w:hAnsi="Open Sans"/>
          <w:color w:val="606062"/>
          <w:sz w:val="20"/>
          <w:szCs w:val="20"/>
        </w:rPr>
        <w:t>speed,</w:t>
      </w:r>
      <w:proofErr w:type="gramEnd"/>
      <w:r>
        <w:rPr>
          <w:rFonts w:ascii="Open Sans" w:hAnsi="Open Sans"/>
          <w:color w:val="606062"/>
          <w:sz w:val="20"/>
          <w:szCs w:val="20"/>
        </w:rPr>
        <w:t xml:space="preserve"> diamond tools after ceramics are fired.</w:t>
      </w:r>
    </w:p>
    <w:p w:rsidR="00F8197D" w:rsidRDefault="00F8197D" w:rsidP="00F8197D">
      <w:pPr>
        <w:pStyle w:val="NormalWeb"/>
        <w:rPr>
          <w:rFonts w:ascii="Open Sans" w:hAnsi="Open Sans"/>
          <w:color w:val="606062"/>
          <w:sz w:val="20"/>
          <w:szCs w:val="20"/>
        </w:rPr>
      </w:pPr>
      <w:r>
        <w:rPr>
          <w:rFonts w:ascii="Open Sans" w:hAnsi="Open Sans"/>
          <w:color w:val="606062"/>
          <w:sz w:val="20"/>
          <w:szCs w:val="20"/>
        </w:rPr>
        <w:t>Some of the better known ceramic manufacturing processes combine sintering with forming.</w:t>
      </w:r>
    </w:p>
    <w:p w:rsidR="00F8197D" w:rsidRDefault="00F8197D" w:rsidP="00F8197D">
      <w:pPr>
        <w:pStyle w:val="Heading3"/>
        <w:rPr>
          <w:rFonts w:ascii="Avenir Light" w:hAnsi="Avenir Light"/>
          <w:color w:val="25B0ED"/>
        </w:rPr>
      </w:pPr>
      <w:r>
        <w:rPr>
          <w:rStyle w:val="Strong"/>
          <w:rFonts w:ascii="Avenir Light" w:hAnsi="Avenir Light"/>
          <w:b/>
          <w:bCs/>
          <w:color w:val="25B0ED"/>
        </w:rPr>
        <w:t>Sintering (Firing)</w:t>
      </w:r>
    </w:p>
    <w:p w:rsidR="00F8197D" w:rsidRDefault="00F8197D" w:rsidP="00F8197D">
      <w:pPr>
        <w:pStyle w:val="NormalWeb"/>
        <w:rPr>
          <w:rFonts w:ascii="Open Sans" w:hAnsi="Open Sans"/>
          <w:color w:val="606062"/>
          <w:sz w:val="20"/>
          <w:szCs w:val="20"/>
        </w:rPr>
      </w:pPr>
      <w:r>
        <w:rPr>
          <w:rFonts w:ascii="Open Sans" w:hAnsi="Open Sans"/>
          <w:color w:val="606062"/>
          <w:sz w:val="20"/>
          <w:szCs w:val="20"/>
        </w:rPr>
        <w:t>Ceramics are consolidated into dense material by exposing them to 1800°C - 2000°C for days or weeks at a time, depending on the ceramic and process details. The addition of the thermal energy promotes strong bonds between the raw ceramic particles, leading to densification. Green machined, near net shapes or raw stock material can be sintered. Knowledgeable ceramics manufacturers are very adept at accounting for volumetric shrinkage.</w:t>
      </w:r>
    </w:p>
    <w:p w:rsidR="00F8197D" w:rsidRDefault="00F8197D" w:rsidP="00F8197D">
      <w:pPr>
        <w:pStyle w:val="Heading3"/>
        <w:rPr>
          <w:rFonts w:ascii="Avenir Light" w:hAnsi="Avenir Light"/>
          <w:color w:val="25B0ED"/>
        </w:rPr>
      </w:pPr>
      <w:r>
        <w:rPr>
          <w:rStyle w:val="Strong"/>
          <w:rFonts w:ascii="Avenir Light" w:hAnsi="Avenir Light"/>
          <w:b/>
          <w:bCs/>
          <w:color w:val="25B0ED"/>
        </w:rPr>
        <w:t>Hot Pressing</w:t>
      </w:r>
    </w:p>
    <w:p w:rsidR="00F8197D" w:rsidRDefault="00F8197D" w:rsidP="00F8197D">
      <w:pPr>
        <w:pStyle w:val="NormalWeb"/>
        <w:rPr>
          <w:rFonts w:ascii="Open Sans" w:hAnsi="Open Sans"/>
          <w:color w:val="606062"/>
          <w:sz w:val="20"/>
          <w:szCs w:val="20"/>
        </w:rPr>
      </w:pPr>
      <w:r>
        <w:rPr>
          <w:rFonts w:ascii="Open Sans" w:hAnsi="Open Sans"/>
          <w:color w:val="606062"/>
          <w:sz w:val="20"/>
          <w:szCs w:val="20"/>
        </w:rPr>
        <w:t xml:space="preserve">Hot pressing combines the forming and firing steps to produce relatively simple geometric shapes. The ceramic powder is simultaneously subjected to sintering temperatures and </w:t>
      </w:r>
      <w:proofErr w:type="spellStart"/>
      <w:r>
        <w:rPr>
          <w:rFonts w:ascii="Open Sans" w:hAnsi="Open Sans"/>
          <w:color w:val="606062"/>
          <w:sz w:val="20"/>
          <w:szCs w:val="20"/>
        </w:rPr>
        <w:t>uniaxial</w:t>
      </w:r>
      <w:proofErr w:type="spellEnd"/>
      <w:r>
        <w:rPr>
          <w:rFonts w:ascii="Open Sans" w:hAnsi="Open Sans"/>
          <w:color w:val="606062"/>
          <w:sz w:val="20"/>
          <w:szCs w:val="20"/>
        </w:rPr>
        <w:t xml:space="preserve"> pressure. Simple shapes are generated by placing the raw material in a high temperature die while under load.</w:t>
      </w:r>
    </w:p>
    <w:p w:rsidR="00F8197D" w:rsidRDefault="00F8197D" w:rsidP="00F8197D">
      <w:pPr>
        <w:pStyle w:val="Heading3"/>
        <w:rPr>
          <w:rFonts w:ascii="Avenir Light" w:hAnsi="Avenir Light"/>
          <w:color w:val="25B0ED"/>
        </w:rPr>
      </w:pPr>
      <w:r>
        <w:rPr>
          <w:rStyle w:val="Strong"/>
          <w:rFonts w:ascii="Avenir Light" w:hAnsi="Avenir Light"/>
          <w:b/>
          <w:bCs/>
          <w:color w:val="25B0ED"/>
        </w:rPr>
        <w:t xml:space="preserve">Hot </w:t>
      </w:r>
      <w:proofErr w:type="spellStart"/>
      <w:r>
        <w:rPr>
          <w:rStyle w:val="Strong"/>
          <w:rFonts w:ascii="Avenir Light" w:hAnsi="Avenir Light"/>
          <w:b/>
          <w:bCs/>
          <w:color w:val="25B0ED"/>
        </w:rPr>
        <w:t>Isostatic</w:t>
      </w:r>
      <w:proofErr w:type="spellEnd"/>
      <w:r>
        <w:rPr>
          <w:rStyle w:val="Strong"/>
          <w:rFonts w:ascii="Avenir Light" w:hAnsi="Avenir Light"/>
          <w:b/>
          <w:bCs/>
          <w:color w:val="25B0ED"/>
        </w:rPr>
        <w:t xml:space="preserve"> Pressing (HIP)</w:t>
      </w:r>
    </w:p>
    <w:p w:rsidR="00F8197D" w:rsidRDefault="00F8197D" w:rsidP="00F8197D">
      <w:pPr>
        <w:pStyle w:val="NormalWeb"/>
        <w:rPr>
          <w:rFonts w:ascii="Open Sans" w:hAnsi="Open Sans"/>
          <w:color w:val="606062"/>
          <w:sz w:val="20"/>
          <w:szCs w:val="20"/>
        </w:rPr>
      </w:pPr>
      <w:r>
        <w:rPr>
          <w:rFonts w:ascii="Open Sans" w:hAnsi="Open Sans"/>
          <w:color w:val="606062"/>
          <w:sz w:val="20"/>
          <w:szCs w:val="20"/>
        </w:rPr>
        <w:t xml:space="preserve">Hot </w:t>
      </w:r>
      <w:proofErr w:type="spellStart"/>
      <w:r>
        <w:rPr>
          <w:rFonts w:ascii="Open Sans" w:hAnsi="Open Sans"/>
          <w:color w:val="606062"/>
          <w:sz w:val="20"/>
          <w:szCs w:val="20"/>
        </w:rPr>
        <w:t>isostatic</w:t>
      </w:r>
      <w:proofErr w:type="spellEnd"/>
      <w:r>
        <w:rPr>
          <w:rFonts w:ascii="Open Sans" w:hAnsi="Open Sans"/>
          <w:color w:val="606062"/>
          <w:sz w:val="20"/>
          <w:szCs w:val="20"/>
        </w:rPr>
        <w:t xml:space="preserve"> pressing is a uniform pressure assisted method of sintering ceramics into simple and complex shapes. The pressure, usually applied via an inert gas like Argon to prevent reactions, significantly reduces porosity and therefore improves physical properties. Often times, the pressurization process is preceded by evacuating all air to reduce moisture and impurities. In order for the hot </w:t>
      </w:r>
      <w:proofErr w:type="spellStart"/>
      <w:r>
        <w:rPr>
          <w:rFonts w:ascii="Open Sans" w:hAnsi="Open Sans"/>
          <w:color w:val="606062"/>
          <w:sz w:val="20"/>
          <w:szCs w:val="20"/>
        </w:rPr>
        <w:t>isostatic</w:t>
      </w:r>
      <w:proofErr w:type="spellEnd"/>
      <w:r>
        <w:rPr>
          <w:rFonts w:ascii="Open Sans" w:hAnsi="Open Sans"/>
          <w:color w:val="606062"/>
          <w:sz w:val="20"/>
          <w:szCs w:val="20"/>
        </w:rPr>
        <w:t xml:space="preserve"> press process to work, the green ceramic must be placed in a gas tight container. An alternative method is to pre-sinter the ceramic to remove porosity at the surfaces. In this way, the ceramic material itself acts as the pressure vessel. Hot </w:t>
      </w:r>
      <w:proofErr w:type="spellStart"/>
      <w:r>
        <w:rPr>
          <w:rFonts w:ascii="Open Sans" w:hAnsi="Open Sans"/>
          <w:color w:val="606062"/>
          <w:sz w:val="20"/>
          <w:szCs w:val="20"/>
        </w:rPr>
        <w:t>isostatic</w:t>
      </w:r>
      <w:proofErr w:type="spellEnd"/>
      <w:r>
        <w:rPr>
          <w:rFonts w:ascii="Open Sans" w:hAnsi="Open Sans"/>
          <w:color w:val="606062"/>
          <w:sz w:val="20"/>
          <w:szCs w:val="20"/>
        </w:rPr>
        <w:t xml:space="preserve"> pressing differs from </w:t>
      </w:r>
      <w:proofErr w:type="spellStart"/>
      <w:r>
        <w:rPr>
          <w:rFonts w:ascii="Open Sans" w:hAnsi="Open Sans"/>
          <w:color w:val="606062"/>
          <w:sz w:val="20"/>
          <w:szCs w:val="20"/>
        </w:rPr>
        <w:t>isostatic</w:t>
      </w:r>
      <w:proofErr w:type="spellEnd"/>
      <w:r>
        <w:rPr>
          <w:rFonts w:ascii="Open Sans" w:hAnsi="Open Sans"/>
          <w:color w:val="606062"/>
          <w:sz w:val="20"/>
          <w:szCs w:val="20"/>
        </w:rPr>
        <w:t xml:space="preserve"> pressing in that the former applies uniform pressure to the ceramic during sintering.</w:t>
      </w:r>
    </w:p>
    <w:p w:rsidR="00F8197D" w:rsidRDefault="00F8197D" w:rsidP="00F8197D">
      <w:pPr>
        <w:pStyle w:val="Heading3"/>
        <w:rPr>
          <w:rFonts w:ascii="Avenir Light" w:hAnsi="Avenir Light"/>
          <w:color w:val="25B0ED"/>
        </w:rPr>
      </w:pPr>
      <w:r>
        <w:rPr>
          <w:rStyle w:val="Strong"/>
          <w:rFonts w:ascii="Avenir Light" w:hAnsi="Avenir Light"/>
          <w:b/>
          <w:bCs/>
          <w:color w:val="25B0ED"/>
        </w:rPr>
        <w:t>Chemical Vapor Deposition (CVD)</w:t>
      </w:r>
    </w:p>
    <w:p w:rsidR="00F8197D" w:rsidRDefault="00F8197D" w:rsidP="00F8197D">
      <w:pPr>
        <w:pStyle w:val="NormalWeb"/>
        <w:rPr>
          <w:rFonts w:ascii="Open Sans" w:hAnsi="Open Sans"/>
          <w:color w:val="606062"/>
          <w:sz w:val="20"/>
          <w:szCs w:val="20"/>
        </w:rPr>
      </w:pPr>
      <w:r>
        <w:rPr>
          <w:rFonts w:ascii="Open Sans" w:hAnsi="Open Sans"/>
          <w:color w:val="606062"/>
          <w:sz w:val="20"/>
          <w:szCs w:val="20"/>
        </w:rPr>
        <w:t xml:space="preserve">Chemical vapor deposition is the process of converting gases (called precursors) into solids by continuously depositing </w:t>
      </w:r>
      <w:proofErr w:type="spellStart"/>
      <w:r>
        <w:rPr>
          <w:rFonts w:ascii="Open Sans" w:hAnsi="Open Sans"/>
          <w:color w:val="606062"/>
          <w:sz w:val="20"/>
          <w:szCs w:val="20"/>
        </w:rPr>
        <w:t>monolayers</w:t>
      </w:r>
      <w:proofErr w:type="spellEnd"/>
      <w:r>
        <w:rPr>
          <w:rFonts w:ascii="Open Sans" w:hAnsi="Open Sans"/>
          <w:color w:val="606062"/>
          <w:sz w:val="20"/>
          <w:szCs w:val="20"/>
        </w:rPr>
        <w:t xml:space="preserve"> of material onto a heated substrate. This is a thermodynamically driven process, so control of substrate temperature and chamber pressure is critical. Certain ceramic materials, such as Silicon Carbide and Silicon Nitride, can be manufactured using chemical vapor deposition techniques. Shapes are formed using sacrificial targets </w:t>
      </w:r>
      <w:proofErr w:type="spellStart"/>
      <w:r>
        <w:rPr>
          <w:rFonts w:ascii="Open Sans" w:hAnsi="Open Sans"/>
          <w:color w:val="606062"/>
          <w:sz w:val="20"/>
          <w:szCs w:val="20"/>
        </w:rPr>
        <w:t>premachined</w:t>
      </w:r>
      <w:proofErr w:type="spellEnd"/>
      <w:r>
        <w:rPr>
          <w:rFonts w:ascii="Open Sans" w:hAnsi="Open Sans"/>
          <w:color w:val="606062"/>
          <w:sz w:val="20"/>
          <w:szCs w:val="20"/>
        </w:rPr>
        <w:t xml:space="preserve"> into the desired shape of the part. Although the resulting material is much more expensive than </w:t>
      </w:r>
      <w:proofErr w:type="gramStart"/>
      <w:r>
        <w:rPr>
          <w:rFonts w:ascii="Open Sans" w:hAnsi="Open Sans"/>
          <w:color w:val="606062"/>
          <w:sz w:val="20"/>
          <w:szCs w:val="20"/>
        </w:rPr>
        <w:t>its</w:t>
      </w:r>
      <w:proofErr w:type="gramEnd"/>
      <w:r>
        <w:rPr>
          <w:rFonts w:ascii="Open Sans" w:hAnsi="Open Sans"/>
          <w:color w:val="606062"/>
          <w:sz w:val="20"/>
          <w:szCs w:val="20"/>
        </w:rPr>
        <w:t xml:space="preserve"> conventionally made counterparts, the cost is warranted by applications requiring superior physical properties.</w:t>
      </w:r>
    </w:p>
    <w:p w:rsidR="00F8197D" w:rsidRDefault="00F8197D" w:rsidP="00F8197D">
      <w:pPr>
        <w:pStyle w:val="Heading3"/>
        <w:rPr>
          <w:rFonts w:ascii="Avenir Light" w:hAnsi="Avenir Light"/>
          <w:color w:val="25B0ED"/>
        </w:rPr>
      </w:pPr>
      <w:r>
        <w:rPr>
          <w:rStyle w:val="Strong"/>
          <w:rFonts w:ascii="Avenir Light" w:hAnsi="Avenir Light"/>
          <w:b/>
          <w:bCs/>
          <w:color w:val="25B0ED"/>
        </w:rPr>
        <w:lastRenderedPageBreak/>
        <w:t>Reaction Bonding</w:t>
      </w:r>
    </w:p>
    <w:p w:rsidR="00F8197D" w:rsidRDefault="00F8197D" w:rsidP="00F8197D">
      <w:pPr>
        <w:pStyle w:val="NormalWeb"/>
        <w:rPr>
          <w:rFonts w:ascii="Open Sans" w:hAnsi="Open Sans"/>
          <w:color w:val="606062"/>
          <w:sz w:val="20"/>
          <w:szCs w:val="20"/>
        </w:rPr>
      </w:pPr>
      <w:r>
        <w:rPr>
          <w:rFonts w:ascii="Open Sans" w:hAnsi="Open Sans"/>
          <w:color w:val="606062"/>
          <w:sz w:val="20"/>
          <w:szCs w:val="20"/>
        </w:rPr>
        <w:t xml:space="preserve">Reaction bonding uses a chemical reaction to bind ceramic powders into a solid form. After forming, the binder is burned off to create a porous </w:t>
      </w:r>
      <w:proofErr w:type="spellStart"/>
      <w:r>
        <w:rPr>
          <w:rFonts w:ascii="Open Sans" w:hAnsi="Open Sans"/>
          <w:color w:val="606062"/>
          <w:sz w:val="20"/>
          <w:szCs w:val="20"/>
        </w:rPr>
        <w:t>preform</w:t>
      </w:r>
      <w:proofErr w:type="spellEnd"/>
      <w:r>
        <w:rPr>
          <w:rFonts w:ascii="Open Sans" w:hAnsi="Open Sans"/>
          <w:color w:val="606062"/>
          <w:sz w:val="20"/>
          <w:szCs w:val="20"/>
        </w:rPr>
        <w:t xml:space="preserve">, and then capillary pressure is used to infiltrate liquefied reactants (different reactants for different ceramics) into the </w:t>
      </w:r>
      <w:proofErr w:type="spellStart"/>
      <w:r>
        <w:rPr>
          <w:rFonts w:ascii="Open Sans" w:hAnsi="Open Sans"/>
          <w:color w:val="606062"/>
          <w:sz w:val="20"/>
          <w:szCs w:val="20"/>
        </w:rPr>
        <w:t>preform</w:t>
      </w:r>
      <w:proofErr w:type="spellEnd"/>
      <w:r>
        <w:rPr>
          <w:rFonts w:ascii="Open Sans" w:hAnsi="Open Sans"/>
          <w:color w:val="606062"/>
          <w:sz w:val="20"/>
          <w:szCs w:val="20"/>
        </w:rPr>
        <w:t xml:space="preserve"> at temperatures just above the ceramic melting point. The resulting reaction creates the solid ceramic form. For example, liquefied Si is used in reaction bonded Silicon Carbide. The main disadvantage of reaction bonded ceramics is that it leads to relatively high porosity.</w:t>
      </w:r>
    </w:p>
    <w:p w:rsidR="00F8197D" w:rsidRDefault="00F8197D" w:rsidP="00F8197D">
      <w:pPr>
        <w:pStyle w:val="NormalWeb"/>
        <w:spacing w:before="0" w:beforeAutospacing="0" w:after="0" w:afterAutospacing="0"/>
        <w:ind w:left="240" w:right="240"/>
        <w:rPr>
          <w:rFonts w:ascii="Open Sans" w:hAnsi="Open Sans"/>
          <w:noProof/>
          <w:color w:val="606062"/>
          <w:sz w:val="28"/>
          <w:szCs w:val="28"/>
        </w:rPr>
      </w:pPr>
      <w:r w:rsidRPr="00F8197D">
        <w:rPr>
          <w:rFonts w:ascii="Open Sans" w:hAnsi="Open Sans"/>
          <w:noProof/>
          <w:color w:val="606062"/>
          <w:sz w:val="28"/>
          <w:szCs w:val="28"/>
        </w:rPr>
        <w:t>plastic and rubber</w:t>
      </w:r>
      <w:r>
        <w:rPr>
          <w:rFonts w:ascii="Open Sans" w:hAnsi="Open Sans"/>
          <w:noProof/>
          <w:color w:val="606062"/>
          <w:sz w:val="28"/>
          <w:szCs w:val="28"/>
        </w:rPr>
        <w:t xml:space="preserve"> </w:t>
      </w:r>
    </w:p>
    <w:p w:rsidR="00F8197D" w:rsidRDefault="00F8197D" w:rsidP="00F8197D">
      <w:pPr>
        <w:pStyle w:val="Heading1"/>
        <w:shd w:val="clear" w:color="auto" w:fill="FFFFFF"/>
        <w:spacing w:before="300" w:after="375"/>
        <w:rPr>
          <w:rFonts w:ascii="Arial" w:hAnsi="Arial" w:cs="Arial"/>
          <w:color w:val="333333"/>
          <w:sz w:val="46"/>
          <w:szCs w:val="46"/>
        </w:rPr>
      </w:pPr>
      <w:r>
        <w:rPr>
          <w:rFonts w:ascii="Arial" w:hAnsi="Arial" w:cs="Arial"/>
          <w:color w:val="333333"/>
          <w:sz w:val="46"/>
          <w:szCs w:val="46"/>
        </w:rPr>
        <w:t>Methods of Processing Plastic</w:t>
      </w:r>
    </w:p>
    <w:p w:rsidR="00F8197D" w:rsidRDefault="00F8197D" w:rsidP="00F8197D">
      <w:pPr>
        <w:pStyle w:val="NormalWeb"/>
        <w:shd w:val="clear" w:color="auto" w:fill="FFFFFF"/>
        <w:rPr>
          <w:rFonts w:ascii="Open Sans" w:hAnsi="Open Sans"/>
          <w:color w:val="333333"/>
        </w:rPr>
      </w:pPr>
      <w:r>
        <w:rPr>
          <w:rFonts w:ascii="Open Sans" w:hAnsi="Open Sans"/>
          <w:color w:val="333333"/>
        </w:rPr>
        <w:t xml:space="preserve">There are a variety of methods used to process plastic. Each method has its advantages and disadvantages and </w:t>
      </w:r>
      <w:proofErr w:type="gramStart"/>
      <w:r>
        <w:rPr>
          <w:rFonts w:ascii="Open Sans" w:hAnsi="Open Sans"/>
          <w:color w:val="333333"/>
        </w:rPr>
        <w:t>are</w:t>
      </w:r>
      <w:proofErr w:type="gramEnd"/>
      <w:r>
        <w:rPr>
          <w:rFonts w:ascii="Open Sans" w:hAnsi="Open Sans"/>
          <w:color w:val="333333"/>
        </w:rPr>
        <w:t xml:space="preserve"> better suited for specific applications. These methods include: injection molding, blow molding, thermoforming, transfer molding, reaction injection molding, compression molding, and extrusion.</w:t>
      </w:r>
    </w:p>
    <w:p w:rsidR="00F8197D" w:rsidRDefault="00F8197D" w:rsidP="00F8197D">
      <w:pPr>
        <w:pStyle w:val="NormalWeb"/>
        <w:shd w:val="clear" w:color="auto" w:fill="FFFFFF"/>
        <w:rPr>
          <w:ins w:id="0" w:author="Unknown"/>
          <w:rFonts w:ascii="Open Sans" w:hAnsi="Open Sans"/>
          <w:color w:val="333333"/>
        </w:rPr>
      </w:pPr>
      <w:ins w:id="1" w:author="Unknown">
        <w:r>
          <w:rPr>
            <w:rFonts w:ascii="Open Sans" w:hAnsi="Open Sans"/>
            <w:b/>
            <w:bCs/>
            <w:color w:val="333333"/>
          </w:rPr>
          <w:t>Injection Molding</w:t>
        </w:r>
      </w:ins>
    </w:p>
    <w:p w:rsidR="00F8197D" w:rsidRDefault="00F8197D" w:rsidP="00F8197D">
      <w:pPr>
        <w:pStyle w:val="NormalWeb"/>
        <w:shd w:val="clear" w:color="auto" w:fill="FFFFFF"/>
        <w:rPr>
          <w:ins w:id="2" w:author="Unknown"/>
          <w:rFonts w:ascii="Open Sans" w:hAnsi="Open Sans"/>
          <w:color w:val="333333"/>
        </w:rPr>
      </w:pPr>
      <w:ins w:id="3" w:author="Unknown">
        <w:r>
          <w:rPr>
            <w:rFonts w:ascii="Open Sans" w:hAnsi="Open Sans"/>
            <w:color w:val="333333"/>
          </w:rPr>
          <w:t>The main method used for processing plastic is </w:t>
        </w:r>
        <w:r>
          <w:rPr>
            <w:rFonts w:ascii="Open Sans" w:hAnsi="Open Sans"/>
            <w:color w:val="333333"/>
          </w:rPr>
          <w:fldChar w:fldCharType="begin"/>
        </w:r>
        <w:r>
          <w:rPr>
            <w:rFonts w:ascii="Open Sans" w:hAnsi="Open Sans"/>
            <w:color w:val="333333"/>
          </w:rPr>
          <w:instrText xml:space="preserve"> HYPERLINK "http://www.plasticsindustry.com/injection-molding.asp" </w:instrText>
        </w:r>
        <w:r>
          <w:rPr>
            <w:rFonts w:ascii="Open Sans" w:hAnsi="Open Sans"/>
            <w:color w:val="333333"/>
          </w:rPr>
          <w:fldChar w:fldCharType="separate"/>
        </w:r>
        <w:r>
          <w:rPr>
            <w:rStyle w:val="Hyperlink"/>
            <w:rFonts w:ascii="Open Sans" w:hAnsi="Open Sans"/>
            <w:color w:val="551A8B"/>
          </w:rPr>
          <w:t>injection molding</w:t>
        </w:r>
        <w:r>
          <w:rPr>
            <w:rFonts w:ascii="Open Sans" w:hAnsi="Open Sans"/>
            <w:color w:val="333333"/>
          </w:rPr>
          <w:fldChar w:fldCharType="end"/>
        </w:r>
        <w:r>
          <w:rPr>
            <w:rFonts w:ascii="Open Sans" w:hAnsi="Open Sans"/>
            <w:color w:val="333333"/>
          </w:rPr>
          <w:t>. With this process, the plastic is placed into a hopper. The hopper then feeds the plastic into a heated injection unit, where it is pushed through a long chamber with a reciprocating screw. Here, it is softened to a fluid state.</w:t>
        </w:r>
      </w:ins>
    </w:p>
    <w:p w:rsidR="00F8197D" w:rsidRDefault="00F8197D" w:rsidP="00F8197D">
      <w:pPr>
        <w:pStyle w:val="NormalWeb"/>
        <w:shd w:val="clear" w:color="auto" w:fill="FFFFFF"/>
        <w:rPr>
          <w:ins w:id="4" w:author="Unknown"/>
          <w:rFonts w:ascii="Open Sans" w:hAnsi="Open Sans"/>
          <w:color w:val="333333"/>
        </w:rPr>
      </w:pPr>
      <w:ins w:id="5" w:author="Unknown">
        <w:r>
          <w:rPr>
            <w:rFonts w:ascii="Open Sans" w:hAnsi="Open Sans"/>
            <w:color w:val="333333"/>
          </w:rPr>
          <w:t xml:space="preserve">A nozzle is located at the end of the chamber. The fluid plastic is forced through the nozzle into a cold, closed mold. The halves of the mold are held shut with a system of clamps. When the plastic is cooled and solidified, the halves open and the finished product </w:t>
        </w:r>
        <w:proofErr w:type="gramStart"/>
        <w:r>
          <w:rPr>
            <w:rFonts w:ascii="Open Sans" w:hAnsi="Open Sans"/>
            <w:color w:val="333333"/>
          </w:rPr>
          <w:t>is</w:t>
        </w:r>
        <w:proofErr w:type="gramEnd"/>
        <w:r>
          <w:rPr>
            <w:rFonts w:ascii="Open Sans" w:hAnsi="Open Sans"/>
            <w:color w:val="333333"/>
          </w:rPr>
          <w:t xml:space="preserve"> ejected from the press.</w:t>
        </w:r>
      </w:ins>
    </w:p>
    <w:p w:rsidR="00F8197D" w:rsidRDefault="00F8197D" w:rsidP="00F8197D">
      <w:pPr>
        <w:pStyle w:val="NormalWeb"/>
        <w:shd w:val="clear" w:color="auto" w:fill="FFFFFF"/>
        <w:rPr>
          <w:ins w:id="6" w:author="Unknown"/>
          <w:rFonts w:ascii="Open Sans" w:hAnsi="Open Sans"/>
          <w:color w:val="333333"/>
        </w:rPr>
      </w:pPr>
      <w:ins w:id="7" w:author="Unknown">
        <w:r>
          <w:rPr>
            <w:rFonts w:ascii="Open Sans" w:hAnsi="Open Sans"/>
            <w:color w:val="333333"/>
          </w:rPr>
          <w:t>Thermosetting materials usually are not processed with injection molding because they will soften, they harden to an infusible state. If they are processed with injection molding, they need to be moved through the heating chamber quickly so they do not set.</w:t>
        </w:r>
      </w:ins>
    </w:p>
    <w:p w:rsidR="00F8197D" w:rsidRDefault="00F8197D" w:rsidP="00F8197D">
      <w:pPr>
        <w:pStyle w:val="NormalWeb"/>
        <w:shd w:val="clear" w:color="auto" w:fill="FFFFFF"/>
        <w:rPr>
          <w:ins w:id="8" w:author="Unknown"/>
          <w:rFonts w:ascii="Open Sans" w:hAnsi="Open Sans"/>
          <w:color w:val="333333"/>
        </w:rPr>
      </w:pPr>
      <w:ins w:id="9" w:author="Unknown">
        <w:r>
          <w:rPr>
            <w:rFonts w:ascii="Open Sans" w:hAnsi="Open Sans"/>
            <w:b/>
            <w:bCs/>
            <w:color w:val="333333"/>
          </w:rPr>
          <w:t>Blow Molding</w:t>
        </w:r>
      </w:ins>
    </w:p>
    <w:p w:rsidR="00F8197D" w:rsidRDefault="00F8197D" w:rsidP="00F8197D">
      <w:pPr>
        <w:pStyle w:val="NormalWeb"/>
        <w:shd w:val="clear" w:color="auto" w:fill="FFFFFF"/>
        <w:rPr>
          <w:ins w:id="10" w:author="Unknown"/>
          <w:rFonts w:ascii="Open Sans" w:hAnsi="Open Sans"/>
          <w:color w:val="333333"/>
        </w:rPr>
      </w:pPr>
      <w:ins w:id="11" w:author="Unknown">
        <w:r>
          <w:rPr>
            <w:rFonts w:ascii="Open Sans" w:hAnsi="Open Sans"/>
            <w:color w:val="333333"/>
          </w:rPr>
          <w:t>Blow molding is used when the plastic item to be created needs to be hollow. A molten tube is created with blow molding by using compressed air, which blows up the tube and forces it to conform to the chilled mold. Variations of blow molding include injection, injection-stretch, and extrusion blow molding.</w:t>
        </w:r>
      </w:ins>
    </w:p>
    <w:p w:rsidR="00F8197D" w:rsidRDefault="00F8197D" w:rsidP="00F8197D">
      <w:pPr>
        <w:pStyle w:val="NormalWeb"/>
        <w:shd w:val="clear" w:color="auto" w:fill="FFFFFF"/>
        <w:rPr>
          <w:ins w:id="12" w:author="Unknown"/>
          <w:rFonts w:ascii="Open Sans" w:hAnsi="Open Sans"/>
          <w:color w:val="333333"/>
        </w:rPr>
      </w:pPr>
      <w:ins w:id="13" w:author="Unknown">
        <w:r>
          <w:rPr>
            <w:rFonts w:ascii="Open Sans" w:hAnsi="Open Sans"/>
            <w:color w:val="333333"/>
          </w:rPr>
          <w:t xml:space="preserve">With injection blow molding uses </w:t>
        </w:r>
        <w:proofErr w:type="gramStart"/>
        <w:r>
          <w:rPr>
            <w:rFonts w:ascii="Open Sans" w:hAnsi="Open Sans"/>
            <w:color w:val="333333"/>
          </w:rPr>
          <w:t>a perform</w:t>
        </w:r>
        <w:proofErr w:type="gramEnd"/>
        <w:r>
          <w:rPr>
            <w:rFonts w:ascii="Open Sans" w:hAnsi="Open Sans"/>
            <w:color w:val="333333"/>
          </w:rPr>
          <w:t xml:space="preserve">, which is taken to a blow mold and filled with compressed air. As a result, it conforms to the interior design of the blow mold. With injection-stretch blow molding, </w:t>
        </w:r>
        <w:proofErr w:type="gramStart"/>
        <w:r>
          <w:rPr>
            <w:rFonts w:ascii="Open Sans" w:hAnsi="Open Sans"/>
            <w:color w:val="333333"/>
          </w:rPr>
          <w:t>a the</w:t>
        </w:r>
        <w:proofErr w:type="gramEnd"/>
        <w:r>
          <w:rPr>
            <w:rFonts w:ascii="Open Sans" w:hAnsi="Open Sans"/>
            <w:color w:val="333333"/>
          </w:rPr>
          <w:t xml:space="preserve"> plastic is stretched prior to being formed. Otherwise, it is essentially the same as the injection process.</w:t>
        </w:r>
      </w:ins>
    </w:p>
    <w:p w:rsidR="00F8197D" w:rsidRDefault="00F8197D" w:rsidP="00F8197D">
      <w:pPr>
        <w:pStyle w:val="NormalWeb"/>
        <w:shd w:val="clear" w:color="auto" w:fill="FFFFFF"/>
        <w:rPr>
          <w:ins w:id="14" w:author="Unknown"/>
          <w:rFonts w:ascii="Open Sans" w:hAnsi="Open Sans"/>
          <w:color w:val="333333"/>
        </w:rPr>
      </w:pPr>
      <w:ins w:id="15" w:author="Unknown">
        <w:r>
          <w:rPr>
            <w:rFonts w:ascii="Open Sans" w:hAnsi="Open Sans"/>
            <w:color w:val="333333"/>
          </w:rPr>
          <w:lastRenderedPageBreak/>
          <w:t>With continuous-extrusion, a molten plastic tube is continuously created. At the appropriate times, the tube is pinched between two mold halves. Then, a needle or a blow pin is inserted into the tube and blows compressed air up the part in order to force it to conform to the mold interior. With accumulator-extrusion, the molten plastic material is gathered in the chamber before it is forced through a die in order to form a tube.</w:t>
        </w:r>
      </w:ins>
    </w:p>
    <w:p w:rsidR="00F8197D" w:rsidRDefault="00F8197D" w:rsidP="00F8197D">
      <w:pPr>
        <w:pStyle w:val="NormalWeb"/>
        <w:shd w:val="clear" w:color="auto" w:fill="FFFFFF"/>
        <w:rPr>
          <w:ins w:id="16" w:author="Unknown"/>
          <w:rFonts w:ascii="Open Sans" w:hAnsi="Open Sans"/>
          <w:color w:val="333333"/>
        </w:rPr>
      </w:pPr>
      <w:ins w:id="17" w:author="Unknown">
        <w:r>
          <w:rPr>
            <w:rFonts w:ascii="Open Sans" w:hAnsi="Open Sans"/>
            <w:b/>
            <w:bCs/>
            <w:color w:val="333333"/>
          </w:rPr>
          <w:t>Thermoforming</w:t>
        </w:r>
      </w:ins>
    </w:p>
    <w:p w:rsidR="00F8197D" w:rsidRDefault="00F8197D" w:rsidP="00F8197D">
      <w:pPr>
        <w:pStyle w:val="NormalWeb"/>
        <w:shd w:val="clear" w:color="auto" w:fill="FFFFFF"/>
        <w:rPr>
          <w:ins w:id="18" w:author="Unknown"/>
          <w:rFonts w:ascii="Open Sans" w:hAnsi="Open Sans"/>
          <w:color w:val="333333"/>
        </w:rPr>
      </w:pPr>
      <w:ins w:id="19" w:author="Unknown">
        <w:r>
          <w:rPr>
            <w:rFonts w:ascii="Open Sans" w:hAnsi="Open Sans"/>
            <w:color w:val="333333"/>
          </w:rPr>
          <w:t xml:space="preserve">Thermoforming uses a plastic sheet, which is formed with the mold by applying air or through mechanical assistance. The air pressure used can be nearly zero psi, or several hundred </w:t>
        </w:r>
        <w:proofErr w:type="gramStart"/>
        <w:r>
          <w:rPr>
            <w:rFonts w:ascii="Open Sans" w:hAnsi="Open Sans"/>
            <w:color w:val="333333"/>
          </w:rPr>
          <w:t>psi</w:t>
        </w:r>
        <w:proofErr w:type="gramEnd"/>
        <w:r>
          <w:rPr>
            <w:rFonts w:ascii="Open Sans" w:hAnsi="Open Sans"/>
            <w:color w:val="333333"/>
          </w:rPr>
          <w:t>. At 14 psi, which is equivalent to atmospheric pressure, the pressure is created by evacuating the space between the mold and the sheet. This is known as vacuum forming.</w:t>
        </w:r>
      </w:ins>
    </w:p>
    <w:p w:rsidR="00F8197D" w:rsidRDefault="00F8197D" w:rsidP="00F8197D">
      <w:pPr>
        <w:pStyle w:val="NormalWeb"/>
        <w:shd w:val="clear" w:color="auto" w:fill="FFFFFF"/>
        <w:rPr>
          <w:ins w:id="20" w:author="Unknown"/>
          <w:rFonts w:ascii="Open Sans" w:hAnsi="Open Sans"/>
          <w:color w:val="333333"/>
        </w:rPr>
      </w:pPr>
      <w:ins w:id="21" w:author="Unknown">
        <w:r>
          <w:rPr>
            <w:rFonts w:ascii="Open Sans" w:hAnsi="Open Sans"/>
            <w:b/>
            <w:bCs/>
            <w:color w:val="333333"/>
          </w:rPr>
          <w:t>Transfer Molding</w:t>
        </w:r>
      </w:ins>
    </w:p>
    <w:p w:rsidR="00F8197D" w:rsidRDefault="00F8197D" w:rsidP="00F8197D">
      <w:pPr>
        <w:pStyle w:val="NormalWeb"/>
        <w:shd w:val="clear" w:color="auto" w:fill="FFFFFF"/>
        <w:rPr>
          <w:ins w:id="22" w:author="Unknown"/>
          <w:rFonts w:ascii="Open Sans" w:hAnsi="Open Sans"/>
          <w:color w:val="333333"/>
        </w:rPr>
      </w:pPr>
      <w:ins w:id="23" w:author="Unknown">
        <w:r>
          <w:rPr>
            <w:rFonts w:ascii="Open Sans" w:hAnsi="Open Sans"/>
            <w:color w:val="333333"/>
          </w:rPr>
          <w:t>Transfer molding is generally used only for forming thermosetting plastics. It is similar to compression molding because the plastic is cured into an infusible state through pressure and heat. Unlike compression molding, however, transfer molding involves heating the plastic to a point of plasticity prior to being placed into the mold. The mold is then forced closed with a hydraulically operated plunger.</w:t>
        </w:r>
      </w:ins>
    </w:p>
    <w:p w:rsidR="00F8197D" w:rsidRDefault="00F8197D" w:rsidP="00F8197D">
      <w:pPr>
        <w:pStyle w:val="NormalWeb"/>
        <w:shd w:val="clear" w:color="auto" w:fill="FFFFFF"/>
        <w:rPr>
          <w:ins w:id="24" w:author="Unknown"/>
          <w:rFonts w:ascii="Open Sans" w:hAnsi="Open Sans"/>
          <w:color w:val="333333"/>
        </w:rPr>
      </w:pPr>
      <w:ins w:id="25" w:author="Unknown">
        <w:r>
          <w:rPr>
            <w:rFonts w:ascii="Open Sans" w:hAnsi="Open Sans"/>
            <w:color w:val="333333"/>
          </w:rPr>
          <w:t>Transfer molding was initially developed as a method for molding intricate products, such as those with many metal inserts or with small, deep holes. This is because compression molding sometimes disturbed the position of the metal inserts and the holes of these types of products. With transfer molding, on the other hand, the liquefied plastic easily flows around the metal parts without causing them to change position.</w:t>
        </w:r>
      </w:ins>
    </w:p>
    <w:p w:rsidR="00F8197D" w:rsidRDefault="00F8197D" w:rsidP="00F8197D">
      <w:pPr>
        <w:pStyle w:val="NormalWeb"/>
        <w:shd w:val="clear" w:color="auto" w:fill="FFFFFF"/>
        <w:rPr>
          <w:ins w:id="26" w:author="Unknown"/>
          <w:rFonts w:ascii="Open Sans" w:hAnsi="Open Sans"/>
          <w:color w:val="333333"/>
        </w:rPr>
      </w:pPr>
      <w:ins w:id="27" w:author="Unknown">
        <w:r>
          <w:rPr>
            <w:rFonts w:ascii="Open Sans" w:hAnsi="Open Sans"/>
            <w:b/>
            <w:bCs/>
            <w:color w:val="333333"/>
          </w:rPr>
          <w:t>Reaction Injection Molding</w:t>
        </w:r>
      </w:ins>
    </w:p>
    <w:p w:rsidR="00F8197D" w:rsidRDefault="00F8197D" w:rsidP="00F8197D">
      <w:pPr>
        <w:pStyle w:val="NormalWeb"/>
        <w:shd w:val="clear" w:color="auto" w:fill="FFFFFF"/>
        <w:rPr>
          <w:ins w:id="28" w:author="Unknown"/>
          <w:rFonts w:ascii="Open Sans" w:hAnsi="Open Sans"/>
          <w:color w:val="333333"/>
        </w:rPr>
      </w:pPr>
      <w:ins w:id="29" w:author="Unknown">
        <w:r>
          <w:rPr>
            <w:rFonts w:ascii="Open Sans" w:hAnsi="Open Sans"/>
            <w:color w:val="333333"/>
          </w:rPr>
          <w:t>Reaction injection molding, or RIM, is one of the newer processes used in the plastics industry. It differs from liquid casting in that the liquid components are mixed together in a chamber at a lower temperature of only about 75 to 140 degrees Fahrenheit before it is injected into a closed mold. Here, an exothermic reaction occurs. As a result, RIM requires less energy than other injection molding systems. Reinforced RIM, or R-RIM, involves adding materials such as milled or chopped glass fiber in the mixture in order to increase the stiffness.</w:t>
        </w:r>
      </w:ins>
    </w:p>
    <w:p w:rsidR="00F8197D" w:rsidRDefault="00F8197D" w:rsidP="00F8197D">
      <w:pPr>
        <w:pStyle w:val="NormalWeb"/>
        <w:shd w:val="clear" w:color="auto" w:fill="FFFFFF"/>
        <w:rPr>
          <w:ins w:id="30" w:author="Unknown"/>
          <w:rFonts w:ascii="Open Sans" w:hAnsi="Open Sans"/>
          <w:color w:val="333333"/>
        </w:rPr>
      </w:pPr>
      <w:ins w:id="31" w:author="Unknown">
        <w:r>
          <w:rPr>
            <w:rFonts w:ascii="Open Sans" w:hAnsi="Open Sans"/>
            <w:b/>
            <w:bCs/>
            <w:color w:val="333333"/>
          </w:rPr>
          <w:t>Compression Molding</w:t>
        </w:r>
      </w:ins>
    </w:p>
    <w:p w:rsidR="00F8197D" w:rsidRDefault="00F8197D" w:rsidP="00F8197D">
      <w:pPr>
        <w:pStyle w:val="NormalWeb"/>
        <w:shd w:val="clear" w:color="auto" w:fill="FFFFFF"/>
        <w:rPr>
          <w:ins w:id="32" w:author="Unknown"/>
          <w:rFonts w:ascii="Open Sans" w:hAnsi="Open Sans"/>
          <w:color w:val="333333"/>
        </w:rPr>
      </w:pPr>
      <w:ins w:id="33" w:author="Unknown">
        <w:r>
          <w:rPr>
            <w:rFonts w:ascii="Open Sans" w:hAnsi="Open Sans"/>
            <w:color w:val="333333"/>
          </w:rPr>
          <w:t>Compression molding is the most common process used with thermosetting materials and is usually not used for thermoplastics. With this process, the material is squeezed into its desired shape with the help of pressure and heat. Plastic molding powder and other materials are added to the mix in order to create special qualities or to strengthen the final product. When the mold is closed and heated, the material goes through a chemical change that causes it to harden into its desired shape. The amount temperature, amount of pressure, and length of time utilized during the process depends on the desired outcome.</w:t>
        </w:r>
      </w:ins>
    </w:p>
    <w:p w:rsidR="00F8197D" w:rsidRDefault="00F8197D" w:rsidP="00F8197D">
      <w:pPr>
        <w:pStyle w:val="NormalWeb"/>
        <w:shd w:val="clear" w:color="auto" w:fill="FFFFFF"/>
        <w:rPr>
          <w:ins w:id="34" w:author="Unknown"/>
          <w:rFonts w:ascii="Open Sans" w:hAnsi="Open Sans"/>
          <w:color w:val="333333"/>
        </w:rPr>
      </w:pPr>
      <w:ins w:id="35" w:author="Unknown">
        <w:r>
          <w:rPr>
            <w:rFonts w:ascii="Open Sans" w:hAnsi="Open Sans"/>
            <w:b/>
            <w:bCs/>
            <w:color w:val="333333"/>
          </w:rPr>
          <w:lastRenderedPageBreak/>
          <w:t>Extrusion</w:t>
        </w:r>
      </w:ins>
    </w:p>
    <w:p w:rsidR="00F8197D" w:rsidRDefault="00F8197D" w:rsidP="00F8197D">
      <w:pPr>
        <w:pStyle w:val="NormalWeb"/>
        <w:shd w:val="clear" w:color="auto" w:fill="FFFFFF"/>
        <w:rPr>
          <w:ins w:id="36" w:author="Unknown"/>
          <w:rFonts w:ascii="Open Sans" w:hAnsi="Open Sans"/>
          <w:color w:val="333333"/>
        </w:rPr>
      </w:pPr>
      <w:ins w:id="37" w:author="Unknown">
        <w:r>
          <w:rPr>
            <w:rFonts w:ascii="Open Sans" w:hAnsi="Open Sans"/>
            <w:color w:val="333333"/>
          </w:rPr>
          <w:t>The process of extrusion is usually used to make products such as film, continuous sheeting, tubes, profile shapes, rods, coat wire, filaments, cords, and cables. As with injection molding, dry plastic material is placed into a hopper and fed into a long heating chamber. At the end of the chamber, however, the material is forced out of a small opening or a die in the shape of the desired finished product. As the plastic exits the die, it is placed on a conveyor belt where it is allowed to cool. Blowers are sometimes used to aid in this process, or the product may be immersed in water to help it cool.</w:t>
        </w:r>
      </w:ins>
    </w:p>
    <w:tbl>
      <w:tblPr>
        <w:tblW w:w="5000" w:type="pct"/>
        <w:shd w:val="clear" w:color="auto" w:fill="FFFFFF"/>
        <w:tblCellMar>
          <w:left w:w="0" w:type="dxa"/>
          <w:right w:w="0" w:type="dxa"/>
        </w:tblCellMar>
        <w:tblLook w:val="04A0"/>
      </w:tblPr>
      <w:tblGrid>
        <w:gridCol w:w="9576"/>
      </w:tblGrid>
      <w:tr w:rsidR="00E63481" w:rsidTr="00E63481">
        <w:tc>
          <w:tcPr>
            <w:tcW w:w="0" w:type="auto"/>
            <w:shd w:val="clear" w:color="auto" w:fill="FFFFFF"/>
            <w:tcMar>
              <w:top w:w="0" w:type="dxa"/>
              <w:left w:w="108" w:type="dxa"/>
              <w:bottom w:w="0" w:type="dxa"/>
              <w:right w:w="108" w:type="dxa"/>
            </w:tcMar>
            <w:hideMark/>
          </w:tcPr>
          <w:p w:rsidR="00E63481" w:rsidRDefault="00E63481">
            <w:pPr>
              <w:rPr>
                <w:rFonts w:ascii="Arial" w:hAnsi="Arial" w:cs="Arial"/>
                <w:color w:val="333333"/>
                <w:sz w:val="24"/>
                <w:szCs w:val="24"/>
              </w:rPr>
            </w:pPr>
          </w:p>
        </w:tc>
      </w:tr>
      <w:tr w:rsidR="00E63481" w:rsidTr="00E63481">
        <w:tc>
          <w:tcPr>
            <w:tcW w:w="0" w:type="auto"/>
            <w:shd w:val="clear" w:color="auto" w:fill="FFFFFF"/>
            <w:tcMar>
              <w:top w:w="0" w:type="dxa"/>
              <w:left w:w="108" w:type="dxa"/>
              <w:bottom w:w="0" w:type="dxa"/>
              <w:right w:w="108" w:type="dxa"/>
            </w:tcMar>
            <w:hideMark/>
          </w:tcPr>
          <w:p w:rsidR="00E63481" w:rsidRDefault="00E63481">
            <w:pPr>
              <w:spacing w:line="379" w:lineRule="atLeast"/>
              <w:rPr>
                <w:rFonts w:ascii="Arial" w:hAnsi="Arial" w:cs="Arial"/>
                <w:color w:val="333333"/>
                <w:sz w:val="24"/>
                <w:szCs w:val="24"/>
              </w:rPr>
            </w:pPr>
          </w:p>
        </w:tc>
      </w:tr>
      <w:tr w:rsidR="00E63481" w:rsidTr="00E63481">
        <w:tc>
          <w:tcPr>
            <w:tcW w:w="0" w:type="auto"/>
            <w:shd w:val="clear" w:color="auto" w:fill="FFFFFF"/>
            <w:tcMar>
              <w:top w:w="0" w:type="dxa"/>
              <w:left w:w="108" w:type="dxa"/>
              <w:bottom w:w="0" w:type="dxa"/>
              <w:right w:w="108" w:type="dxa"/>
            </w:tcMar>
            <w:hideMark/>
          </w:tcPr>
          <w:p w:rsidR="00E63481" w:rsidRDefault="00E63481">
            <w:pPr>
              <w:pStyle w:val="Heading2"/>
              <w:spacing w:before="0" w:after="150"/>
              <w:rPr>
                <w:rFonts w:ascii="inherit" w:hAnsi="inherit" w:cs="Arial"/>
                <w:color w:val="333333"/>
              </w:rPr>
            </w:pPr>
            <w:r>
              <w:rPr>
                <w:rFonts w:ascii="inherit" w:hAnsi="inherit" w:cs="Arial"/>
                <w:color w:val="333333"/>
              </w:rPr>
              <w:t>Topics Covered</w:t>
            </w:r>
          </w:p>
        </w:tc>
      </w:tr>
      <w:tr w:rsidR="00E63481" w:rsidTr="00E63481">
        <w:tc>
          <w:tcPr>
            <w:tcW w:w="0" w:type="auto"/>
            <w:shd w:val="clear" w:color="auto" w:fill="FFFFFF"/>
            <w:tcMar>
              <w:top w:w="0" w:type="dxa"/>
              <w:left w:w="108" w:type="dxa"/>
              <w:bottom w:w="0" w:type="dxa"/>
              <w:right w:w="108" w:type="dxa"/>
            </w:tcMar>
            <w:hideMark/>
          </w:tcPr>
          <w:p w:rsidR="00E63481" w:rsidRDefault="00E63481">
            <w:pPr>
              <w:pStyle w:val="topiclist"/>
              <w:spacing w:before="0" w:beforeAutospacing="0" w:after="0" w:afterAutospacing="0" w:line="379" w:lineRule="atLeast"/>
              <w:rPr>
                <w:rFonts w:ascii="Arial" w:hAnsi="Arial" w:cs="Arial"/>
                <w:color w:val="333333"/>
              </w:rPr>
            </w:pPr>
            <w:hyperlink r:id="rId60" w:anchor="_Background" w:history="1">
              <w:r>
                <w:rPr>
                  <w:rStyle w:val="Hyperlink"/>
                  <w:rFonts w:ascii="Arial" w:hAnsi="Arial" w:cs="Arial"/>
                  <w:color w:val="5F5F5F"/>
                </w:rPr>
                <w:t>List Topics</w:t>
              </w:r>
            </w:hyperlink>
            <w:bookmarkStart w:id="38" w:name="Text6"/>
            <w:bookmarkEnd w:id="38"/>
          </w:p>
          <w:p w:rsidR="00E63481" w:rsidRDefault="00E63481">
            <w:pPr>
              <w:pStyle w:val="topiclist"/>
              <w:spacing w:before="0" w:beforeAutospacing="0" w:after="0" w:afterAutospacing="0" w:line="379" w:lineRule="atLeast"/>
              <w:ind w:left="720"/>
              <w:rPr>
                <w:rFonts w:ascii="Arial" w:hAnsi="Arial" w:cs="Arial"/>
                <w:color w:val="333333"/>
              </w:rPr>
            </w:pPr>
            <w:hyperlink r:id="rId61" w:anchor="_Natural_Rubber_Trees" w:history="1">
              <w:r>
                <w:rPr>
                  <w:rStyle w:val="Hyperlink"/>
                  <w:rFonts w:ascii="Arial" w:hAnsi="Arial" w:cs="Arial"/>
                  <w:color w:val="5F5F5F"/>
                </w:rPr>
                <w:t>Natural Rubber Trees</w:t>
              </w:r>
            </w:hyperlink>
          </w:p>
          <w:p w:rsidR="00E63481" w:rsidRDefault="00E63481">
            <w:pPr>
              <w:pStyle w:val="topiclist"/>
              <w:spacing w:before="0" w:beforeAutospacing="0" w:after="0" w:afterAutospacing="0" w:line="379" w:lineRule="atLeast"/>
              <w:rPr>
                <w:rFonts w:ascii="Arial" w:hAnsi="Arial" w:cs="Arial"/>
                <w:color w:val="333333"/>
              </w:rPr>
            </w:pPr>
            <w:hyperlink r:id="rId62" w:anchor="_Dry_Rubber_Production" w:history="1">
              <w:r>
                <w:rPr>
                  <w:rStyle w:val="Hyperlink"/>
                  <w:rFonts w:ascii="Arial" w:hAnsi="Arial" w:cs="Arial"/>
                  <w:color w:val="5F5F5F"/>
                </w:rPr>
                <w:t>Dry Rubber Production</w:t>
              </w:r>
            </w:hyperlink>
          </w:p>
          <w:p w:rsidR="00E63481" w:rsidRDefault="00E63481">
            <w:pPr>
              <w:pStyle w:val="topiclist"/>
              <w:spacing w:before="0" w:beforeAutospacing="0" w:after="0" w:afterAutospacing="0" w:line="379" w:lineRule="atLeast"/>
              <w:ind w:left="720"/>
              <w:rPr>
                <w:rFonts w:ascii="Arial" w:hAnsi="Arial" w:cs="Arial"/>
                <w:color w:val="333333"/>
              </w:rPr>
            </w:pPr>
            <w:hyperlink r:id="rId63" w:anchor="_Tapping_Rubber_Trees" w:history="1">
              <w:r>
                <w:rPr>
                  <w:rStyle w:val="Hyperlink"/>
                  <w:rFonts w:ascii="Arial" w:hAnsi="Arial" w:cs="Arial"/>
                  <w:color w:val="5F5F5F"/>
                </w:rPr>
                <w:t>Tapping Rubber Trees</w:t>
              </w:r>
            </w:hyperlink>
          </w:p>
          <w:p w:rsidR="00E63481" w:rsidRDefault="00E63481">
            <w:pPr>
              <w:pStyle w:val="topiclist"/>
              <w:spacing w:before="0" w:beforeAutospacing="0" w:after="0" w:afterAutospacing="0" w:line="379" w:lineRule="atLeast"/>
              <w:ind w:left="720"/>
              <w:rPr>
                <w:rFonts w:ascii="Arial" w:hAnsi="Arial" w:cs="Arial"/>
                <w:color w:val="333333"/>
              </w:rPr>
            </w:pPr>
            <w:hyperlink r:id="rId64" w:anchor="_Processing_of_Natural" w:history="1">
              <w:r>
                <w:rPr>
                  <w:rStyle w:val="Hyperlink"/>
                  <w:rFonts w:ascii="Arial" w:hAnsi="Arial" w:cs="Arial"/>
                  <w:color w:val="5F5F5F"/>
                </w:rPr>
                <w:t>Processing of Natural Rubber</w:t>
              </w:r>
            </w:hyperlink>
          </w:p>
          <w:p w:rsidR="00E63481" w:rsidRDefault="00E63481">
            <w:pPr>
              <w:pStyle w:val="topiclist"/>
              <w:spacing w:before="0" w:beforeAutospacing="0" w:after="0" w:afterAutospacing="0" w:line="379" w:lineRule="atLeast"/>
              <w:rPr>
                <w:rFonts w:ascii="Arial" w:hAnsi="Arial" w:cs="Arial"/>
                <w:color w:val="333333"/>
              </w:rPr>
            </w:pPr>
            <w:hyperlink r:id="rId65" w:anchor="_Natural_Rubber_Production" w:history="1">
              <w:r>
                <w:rPr>
                  <w:rStyle w:val="Hyperlink"/>
                  <w:rFonts w:ascii="Arial" w:hAnsi="Arial" w:cs="Arial"/>
                  <w:color w:val="5F5F5F"/>
                </w:rPr>
                <w:t>Natural Rubber Production</w:t>
              </w:r>
            </w:hyperlink>
          </w:p>
          <w:p w:rsidR="00E63481" w:rsidRDefault="00E63481">
            <w:pPr>
              <w:pStyle w:val="topiclist"/>
              <w:spacing w:before="0" w:beforeAutospacing="0" w:after="0" w:afterAutospacing="0" w:line="379" w:lineRule="atLeast"/>
              <w:rPr>
                <w:rFonts w:ascii="Arial" w:hAnsi="Arial" w:cs="Arial"/>
                <w:color w:val="333333"/>
              </w:rPr>
            </w:pPr>
            <w:hyperlink r:id="rId66" w:anchor="_Applications_of_Natural" w:history="1">
              <w:r>
                <w:rPr>
                  <w:rStyle w:val="Hyperlink"/>
                  <w:rFonts w:ascii="Arial" w:hAnsi="Arial" w:cs="Arial"/>
                  <w:color w:val="5F5F5F"/>
                </w:rPr>
                <w:t>Applications of Natural Rubber</w:t>
              </w:r>
            </w:hyperlink>
          </w:p>
        </w:tc>
      </w:tr>
      <w:tr w:rsidR="00E63481" w:rsidTr="00E63481">
        <w:tc>
          <w:tcPr>
            <w:tcW w:w="0" w:type="auto"/>
            <w:shd w:val="clear" w:color="auto" w:fill="FFFFFF"/>
            <w:tcMar>
              <w:top w:w="0" w:type="dxa"/>
              <w:left w:w="108" w:type="dxa"/>
              <w:bottom w:w="0" w:type="dxa"/>
              <w:right w:w="108" w:type="dxa"/>
            </w:tcMar>
            <w:hideMark/>
          </w:tcPr>
          <w:p w:rsidR="00E63481" w:rsidRDefault="00E63481">
            <w:pPr>
              <w:pStyle w:val="Heading2"/>
              <w:spacing w:before="0" w:after="150"/>
              <w:rPr>
                <w:rFonts w:ascii="inherit" w:hAnsi="inherit" w:cs="Arial"/>
                <w:color w:val="333333"/>
              </w:rPr>
            </w:pPr>
            <w:r>
              <w:rPr>
                <w:rFonts w:ascii="inherit" w:hAnsi="inherit" w:cs="Arial"/>
                <w:color w:val="333333"/>
              </w:rPr>
              <w:t>Background</w:t>
            </w:r>
            <w:bookmarkStart w:id="39" w:name="_Background"/>
            <w:bookmarkEnd w:id="39"/>
          </w:p>
        </w:tc>
      </w:tr>
      <w:tr w:rsidR="00E63481" w:rsidTr="00E63481">
        <w:tc>
          <w:tcPr>
            <w:tcW w:w="0" w:type="auto"/>
            <w:shd w:val="clear" w:color="auto" w:fill="FFFFFF"/>
            <w:tcMar>
              <w:top w:w="0" w:type="dxa"/>
              <w:left w:w="108" w:type="dxa"/>
              <w:bottom w:w="0" w:type="dxa"/>
              <w:right w:w="108" w:type="dxa"/>
            </w:tcMar>
            <w:hideMark/>
          </w:tcPr>
          <w:p w:rsidR="00E63481" w:rsidRDefault="00E63481">
            <w:pPr>
              <w:pStyle w:val="NormalWeb"/>
              <w:spacing w:before="0" w:beforeAutospacing="0" w:after="375" w:afterAutospacing="0" w:line="379" w:lineRule="atLeast"/>
              <w:rPr>
                <w:rFonts w:ascii="Arial" w:hAnsi="Arial" w:cs="Arial"/>
                <w:color w:val="333333"/>
              </w:rPr>
            </w:pPr>
            <w:r>
              <w:rPr>
                <w:rFonts w:ascii="Arial" w:hAnsi="Arial" w:cs="Arial"/>
                <w:color w:val="333333"/>
              </w:rPr>
              <w:t xml:space="preserve">Thailand, Malaysia and Indonesia are the largest producers of natural rubber in the world. Figures from the World Trade </w:t>
            </w:r>
            <w:proofErr w:type="spellStart"/>
            <w:r>
              <w:rPr>
                <w:rFonts w:ascii="Arial" w:hAnsi="Arial" w:cs="Arial"/>
                <w:color w:val="333333"/>
              </w:rPr>
              <w:t>organisation</w:t>
            </w:r>
            <w:proofErr w:type="spellEnd"/>
            <w:r>
              <w:rPr>
                <w:rFonts w:ascii="Arial" w:hAnsi="Arial" w:cs="Arial"/>
                <w:color w:val="333333"/>
              </w:rPr>
              <w:t xml:space="preserve"> posted on www.thailand.com indicate the following worldwide natural rubber production in 1998.</w:t>
            </w:r>
          </w:p>
          <w:tbl>
            <w:tblPr>
              <w:tblW w:w="4950" w:type="pct"/>
              <w:tblCellMar>
                <w:left w:w="0" w:type="dxa"/>
                <w:right w:w="0" w:type="dxa"/>
              </w:tblCellMar>
              <w:tblLook w:val="04A0"/>
            </w:tblPr>
            <w:tblGrid>
              <w:gridCol w:w="4628"/>
              <w:gridCol w:w="4629"/>
            </w:tblGrid>
            <w:tr w:rsidR="00E63481">
              <w:tc>
                <w:tcPr>
                  <w:tcW w:w="2500" w:type="pct"/>
                  <w:tcBorders>
                    <w:top w:val="single" w:sz="4" w:space="0" w:color="000000"/>
                    <w:left w:val="single" w:sz="4" w:space="0" w:color="000000"/>
                    <w:bottom w:val="nil"/>
                    <w:right w:val="nil"/>
                  </w:tcBorders>
                  <w:shd w:val="clear" w:color="auto" w:fill="000000"/>
                  <w:tcMar>
                    <w:top w:w="0" w:type="dxa"/>
                    <w:left w:w="108" w:type="dxa"/>
                    <w:bottom w:w="0" w:type="dxa"/>
                    <w:right w:w="108" w:type="dxa"/>
                  </w:tcMar>
                  <w:hideMark/>
                </w:tcPr>
                <w:p w:rsidR="00E63481" w:rsidRDefault="00E63481">
                  <w:pPr>
                    <w:pStyle w:val="tableheader"/>
                    <w:spacing w:before="0" w:beforeAutospacing="0" w:after="375" w:afterAutospacing="0" w:line="379" w:lineRule="atLeast"/>
                    <w:rPr>
                      <w:color w:val="FFFFFF"/>
                    </w:rPr>
                  </w:pPr>
                  <w:r>
                    <w:rPr>
                      <w:color w:val="FFFFFF"/>
                    </w:rPr>
                    <w:t>Country</w:t>
                  </w:r>
                </w:p>
              </w:tc>
              <w:tc>
                <w:tcPr>
                  <w:tcW w:w="2500" w:type="pct"/>
                  <w:tcBorders>
                    <w:top w:val="single" w:sz="4" w:space="0" w:color="000000"/>
                    <w:left w:val="nil"/>
                    <w:bottom w:val="nil"/>
                    <w:right w:val="single" w:sz="4" w:space="0" w:color="000000"/>
                  </w:tcBorders>
                  <w:shd w:val="clear" w:color="auto" w:fill="000000"/>
                  <w:tcMar>
                    <w:top w:w="0" w:type="dxa"/>
                    <w:left w:w="108" w:type="dxa"/>
                    <w:bottom w:w="0" w:type="dxa"/>
                    <w:right w:w="108" w:type="dxa"/>
                  </w:tcMar>
                  <w:hideMark/>
                </w:tcPr>
                <w:p w:rsidR="00E63481" w:rsidRDefault="00E63481">
                  <w:pPr>
                    <w:pStyle w:val="tableheader"/>
                    <w:spacing w:before="0" w:beforeAutospacing="0" w:after="375" w:afterAutospacing="0" w:line="379" w:lineRule="atLeast"/>
                    <w:rPr>
                      <w:color w:val="FFFFFF"/>
                    </w:rPr>
                  </w:pPr>
                  <w:r>
                    <w:rPr>
                      <w:color w:val="FFFFFF"/>
                    </w:rPr>
                    <w:t>Production (Tons)</w:t>
                  </w:r>
                </w:p>
              </w:tc>
            </w:tr>
            <w:tr w:rsidR="00E63481">
              <w:tc>
                <w:tcPr>
                  <w:tcW w:w="2500" w:type="pct"/>
                  <w:tcBorders>
                    <w:top w:val="nil"/>
                    <w:left w:val="single" w:sz="4" w:space="0" w:color="000000"/>
                    <w:bottom w:val="nil"/>
                    <w:right w:val="nil"/>
                  </w:tcBorders>
                  <w:shd w:val="clear" w:color="auto" w:fill="auto"/>
                  <w:tcMar>
                    <w:top w:w="0" w:type="dxa"/>
                    <w:left w:w="108" w:type="dxa"/>
                    <w:bottom w:w="0" w:type="dxa"/>
                    <w:right w:w="108" w:type="dxa"/>
                  </w:tcMar>
                  <w:hideMark/>
                </w:tcPr>
                <w:p w:rsidR="00E63481" w:rsidRDefault="00E63481">
                  <w:pPr>
                    <w:pStyle w:val="tablenormal1"/>
                    <w:spacing w:before="0" w:beforeAutospacing="0" w:after="375" w:afterAutospacing="0" w:line="379" w:lineRule="atLeast"/>
                  </w:pPr>
                  <w:r>
                    <w:t>Thailand</w:t>
                  </w:r>
                </w:p>
              </w:tc>
              <w:tc>
                <w:tcPr>
                  <w:tcW w:w="2500" w:type="pct"/>
                  <w:tcBorders>
                    <w:top w:val="nil"/>
                    <w:left w:val="nil"/>
                    <w:bottom w:val="nil"/>
                    <w:right w:val="single" w:sz="4" w:space="0" w:color="000000"/>
                  </w:tcBorders>
                  <w:shd w:val="clear" w:color="auto" w:fill="auto"/>
                  <w:tcMar>
                    <w:top w:w="0" w:type="dxa"/>
                    <w:left w:w="108" w:type="dxa"/>
                    <w:bottom w:w="0" w:type="dxa"/>
                    <w:right w:w="108" w:type="dxa"/>
                  </w:tcMar>
                  <w:hideMark/>
                </w:tcPr>
                <w:p w:rsidR="00E63481" w:rsidRDefault="00E63481">
                  <w:pPr>
                    <w:pStyle w:val="tablenormal1"/>
                    <w:spacing w:before="0" w:beforeAutospacing="0" w:after="375" w:afterAutospacing="0" w:line="379" w:lineRule="atLeast"/>
                  </w:pPr>
                  <w:r>
                    <w:t>2,065,000</w:t>
                  </w:r>
                </w:p>
              </w:tc>
            </w:tr>
            <w:tr w:rsidR="00E63481">
              <w:tc>
                <w:tcPr>
                  <w:tcW w:w="2500" w:type="pct"/>
                  <w:tcBorders>
                    <w:top w:val="nil"/>
                    <w:left w:val="single" w:sz="4" w:space="0" w:color="000000"/>
                    <w:bottom w:val="nil"/>
                    <w:right w:val="nil"/>
                  </w:tcBorders>
                  <w:shd w:val="clear" w:color="auto" w:fill="E0E0E0"/>
                  <w:tcMar>
                    <w:top w:w="0" w:type="dxa"/>
                    <w:left w:w="108" w:type="dxa"/>
                    <w:bottom w:w="0" w:type="dxa"/>
                    <w:right w:w="108" w:type="dxa"/>
                  </w:tcMar>
                  <w:hideMark/>
                </w:tcPr>
                <w:p w:rsidR="00E63481" w:rsidRDefault="00E63481">
                  <w:pPr>
                    <w:pStyle w:val="tablenormal1"/>
                    <w:spacing w:before="0" w:beforeAutospacing="0" w:after="375" w:afterAutospacing="0" w:line="379" w:lineRule="atLeast"/>
                  </w:pPr>
                  <w:r>
                    <w:t>Indonesia</w:t>
                  </w:r>
                </w:p>
              </w:tc>
              <w:tc>
                <w:tcPr>
                  <w:tcW w:w="2500" w:type="pct"/>
                  <w:tcBorders>
                    <w:top w:val="nil"/>
                    <w:left w:val="nil"/>
                    <w:bottom w:val="nil"/>
                    <w:right w:val="single" w:sz="4" w:space="0" w:color="000000"/>
                  </w:tcBorders>
                  <w:shd w:val="clear" w:color="auto" w:fill="E0E0E0"/>
                  <w:tcMar>
                    <w:top w:w="0" w:type="dxa"/>
                    <w:left w:w="108" w:type="dxa"/>
                    <w:bottom w:w="0" w:type="dxa"/>
                    <w:right w:w="108" w:type="dxa"/>
                  </w:tcMar>
                  <w:hideMark/>
                </w:tcPr>
                <w:p w:rsidR="00E63481" w:rsidRDefault="00E63481">
                  <w:pPr>
                    <w:pStyle w:val="tablenormal1"/>
                    <w:spacing w:before="0" w:beforeAutospacing="0" w:after="375" w:afterAutospacing="0" w:line="379" w:lineRule="atLeast"/>
                  </w:pPr>
                  <w:r>
                    <w:t>1,680,000</w:t>
                  </w:r>
                </w:p>
              </w:tc>
            </w:tr>
            <w:tr w:rsidR="00E63481">
              <w:tc>
                <w:tcPr>
                  <w:tcW w:w="2500" w:type="pct"/>
                  <w:tcBorders>
                    <w:top w:val="nil"/>
                    <w:left w:val="single" w:sz="4" w:space="0" w:color="000000"/>
                    <w:bottom w:val="nil"/>
                    <w:right w:val="nil"/>
                  </w:tcBorders>
                  <w:shd w:val="clear" w:color="auto" w:fill="auto"/>
                  <w:tcMar>
                    <w:top w:w="0" w:type="dxa"/>
                    <w:left w:w="108" w:type="dxa"/>
                    <w:bottom w:w="0" w:type="dxa"/>
                    <w:right w:w="108" w:type="dxa"/>
                  </w:tcMar>
                  <w:hideMark/>
                </w:tcPr>
                <w:p w:rsidR="00E63481" w:rsidRDefault="00E63481">
                  <w:pPr>
                    <w:pStyle w:val="tablenormal1"/>
                    <w:spacing w:before="0" w:beforeAutospacing="0" w:after="375" w:afterAutospacing="0" w:line="379" w:lineRule="atLeast"/>
                  </w:pPr>
                  <w:r>
                    <w:t>Malaysia</w:t>
                  </w:r>
                </w:p>
              </w:tc>
              <w:tc>
                <w:tcPr>
                  <w:tcW w:w="2500" w:type="pct"/>
                  <w:tcBorders>
                    <w:top w:val="nil"/>
                    <w:left w:val="nil"/>
                    <w:bottom w:val="nil"/>
                    <w:right w:val="single" w:sz="4" w:space="0" w:color="000000"/>
                  </w:tcBorders>
                  <w:shd w:val="clear" w:color="auto" w:fill="auto"/>
                  <w:tcMar>
                    <w:top w:w="0" w:type="dxa"/>
                    <w:left w:w="108" w:type="dxa"/>
                    <w:bottom w:w="0" w:type="dxa"/>
                    <w:right w:w="108" w:type="dxa"/>
                  </w:tcMar>
                  <w:hideMark/>
                </w:tcPr>
                <w:p w:rsidR="00E63481" w:rsidRDefault="00E63481">
                  <w:pPr>
                    <w:pStyle w:val="tablenormal1"/>
                    <w:spacing w:before="0" w:beforeAutospacing="0" w:after="375" w:afterAutospacing="0" w:line="379" w:lineRule="atLeast"/>
                  </w:pPr>
                  <w:r>
                    <w:t>866,000</w:t>
                  </w:r>
                </w:p>
              </w:tc>
            </w:tr>
            <w:tr w:rsidR="00E63481">
              <w:tc>
                <w:tcPr>
                  <w:tcW w:w="2500" w:type="pct"/>
                  <w:tcBorders>
                    <w:top w:val="nil"/>
                    <w:left w:val="single" w:sz="4" w:space="0" w:color="000000"/>
                    <w:bottom w:val="nil"/>
                    <w:right w:val="nil"/>
                  </w:tcBorders>
                  <w:shd w:val="clear" w:color="auto" w:fill="E0E0E0"/>
                  <w:tcMar>
                    <w:top w:w="0" w:type="dxa"/>
                    <w:left w:w="108" w:type="dxa"/>
                    <w:bottom w:w="0" w:type="dxa"/>
                    <w:right w:w="108" w:type="dxa"/>
                  </w:tcMar>
                  <w:hideMark/>
                </w:tcPr>
                <w:p w:rsidR="00E63481" w:rsidRDefault="00E63481">
                  <w:pPr>
                    <w:pStyle w:val="tablenormal1"/>
                    <w:spacing w:before="0" w:beforeAutospacing="0" w:after="375" w:afterAutospacing="0" w:line="379" w:lineRule="atLeast"/>
                  </w:pPr>
                  <w:r>
                    <w:t>India</w:t>
                  </w:r>
                </w:p>
              </w:tc>
              <w:tc>
                <w:tcPr>
                  <w:tcW w:w="2500" w:type="pct"/>
                  <w:tcBorders>
                    <w:top w:val="nil"/>
                    <w:left w:val="nil"/>
                    <w:bottom w:val="nil"/>
                    <w:right w:val="single" w:sz="4" w:space="0" w:color="000000"/>
                  </w:tcBorders>
                  <w:shd w:val="clear" w:color="auto" w:fill="E0E0E0"/>
                  <w:tcMar>
                    <w:top w:w="0" w:type="dxa"/>
                    <w:left w:w="108" w:type="dxa"/>
                    <w:bottom w:w="0" w:type="dxa"/>
                    <w:right w:w="108" w:type="dxa"/>
                  </w:tcMar>
                  <w:hideMark/>
                </w:tcPr>
                <w:p w:rsidR="00E63481" w:rsidRDefault="00E63481">
                  <w:pPr>
                    <w:pStyle w:val="tablenormal1"/>
                    <w:spacing w:before="0" w:beforeAutospacing="0" w:after="375" w:afterAutospacing="0" w:line="379" w:lineRule="atLeast"/>
                  </w:pPr>
                  <w:r>
                    <w:t>591,000</w:t>
                  </w:r>
                </w:p>
              </w:tc>
            </w:tr>
            <w:tr w:rsidR="00E63481">
              <w:tc>
                <w:tcPr>
                  <w:tcW w:w="2500" w:type="pct"/>
                  <w:tcBorders>
                    <w:top w:val="nil"/>
                    <w:left w:val="single" w:sz="4" w:space="0" w:color="000000"/>
                    <w:bottom w:val="nil"/>
                    <w:right w:val="nil"/>
                  </w:tcBorders>
                  <w:shd w:val="clear" w:color="auto" w:fill="auto"/>
                  <w:tcMar>
                    <w:top w:w="0" w:type="dxa"/>
                    <w:left w:w="108" w:type="dxa"/>
                    <w:bottom w:w="0" w:type="dxa"/>
                    <w:right w:w="108" w:type="dxa"/>
                  </w:tcMar>
                  <w:hideMark/>
                </w:tcPr>
                <w:p w:rsidR="00E63481" w:rsidRDefault="00E63481">
                  <w:pPr>
                    <w:pStyle w:val="tablenormal1"/>
                    <w:spacing w:before="0" w:beforeAutospacing="0" w:after="375" w:afterAutospacing="0" w:line="379" w:lineRule="atLeast"/>
                  </w:pPr>
                  <w:r>
                    <w:t>China</w:t>
                  </w:r>
                </w:p>
              </w:tc>
              <w:tc>
                <w:tcPr>
                  <w:tcW w:w="2500" w:type="pct"/>
                  <w:tcBorders>
                    <w:top w:val="nil"/>
                    <w:left w:val="nil"/>
                    <w:bottom w:val="nil"/>
                    <w:right w:val="single" w:sz="4" w:space="0" w:color="000000"/>
                  </w:tcBorders>
                  <w:shd w:val="clear" w:color="auto" w:fill="auto"/>
                  <w:tcMar>
                    <w:top w:w="0" w:type="dxa"/>
                    <w:left w:w="108" w:type="dxa"/>
                    <w:bottom w:w="0" w:type="dxa"/>
                    <w:right w:w="108" w:type="dxa"/>
                  </w:tcMar>
                  <w:hideMark/>
                </w:tcPr>
                <w:p w:rsidR="00E63481" w:rsidRDefault="00E63481">
                  <w:pPr>
                    <w:pStyle w:val="tablenormal1"/>
                    <w:spacing w:before="0" w:beforeAutospacing="0" w:after="375" w:afterAutospacing="0" w:line="379" w:lineRule="atLeast"/>
                  </w:pPr>
                  <w:r>
                    <w:t>450,000</w:t>
                  </w:r>
                </w:p>
              </w:tc>
            </w:tr>
            <w:tr w:rsidR="00E63481">
              <w:tc>
                <w:tcPr>
                  <w:tcW w:w="2500" w:type="pct"/>
                  <w:tcBorders>
                    <w:top w:val="nil"/>
                    <w:left w:val="single" w:sz="4" w:space="0" w:color="000000"/>
                    <w:bottom w:val="nil"/>
                    <w:right w:val="nil"/>
                  </w:tcBorders>
                  <w:shd w:val="clear" w:color="auto" w:fill="E0E0E0"/>
                  <w:tcMar>
                    <w:top w:w="0" w:type="dxa"/>
                    <w:left w:w="108" w:type="dxa"/>
                    <w:bottom w:w="0" w:type="dxa"/>
                    <w:right w:w="108" w:type="dxa"/>
                  </w:tcMar>
                  <w:hideMark/>
                </w:tcPr>
                <w:p w:rsidR="00E63481" w:rsidRDefault="00E63481">
                  <w:pPr>
                    <w:pStyle w:val="tablenormal1"/>
                    <w:spacing w:before="0" w:beforeAutospacing="0" w:after="375" w:afterAutospacing="0" w:line="379" w:lineRule="atLeast"/>
                  </w:pPr>
                  <w:r>
                    <w:lastRenderedPageBreak/>
                    <w:t>Africa</w:t>
                  </w:r>
                </w:p>
              </w:tc>
              <w:tc>
                <w:tcPr>
                  <w:tcW w:w="2500" w:type="pct"/>
                  <w:tcBorders>
                    <w:top w:val="nil"/>
                    <w:left w:val="nil"/>
                    <w:bottom w:val="nil"/>
                    <w:right w:val="single" w:sz="4" w:space="0" w:color="000000"/>
                  </w:tcBorders>
                  <w:shd w:val="clear" w:color="auto" w:fill="E0E0E0"/>
                  <w:tcMar>
                    <w:top w:w="0" w:type="dxa"/>
                    <w:left w:w="108" w:type="dxa"/>
                    <w:bottom w:w="0" w:type="dxa"/>
                    <w:right w:w="108" w:type="dxa"/>
                  </w:tcMar>
                  <w:hideMark/>
                </w:tcPr>
                <w:p w:rsidR="00E63481" w:rsidRDefault="00E63481">
                  <w:pPr>
                    <w:pStyle w:val="tablenormal1"/>
                    <w:spacing w:before="0" w:beforeAutospacing="0" w:after="375" w:afterAutospacing="0" w:line="379" w:lineRule="atLeast"/>
                  </w:pPr>
                  <w:r>
                    <w:t>334,000</w:t>
                  </w:r>
                </w:p>
              </w:tc>
            </w:tr>
            <w:tr w:rsidR="00E63481">
              <w:tc>
                <w:tcPr>
                  <w:tcW w:w="2500" w:type="pct"/>
                  <w:tcBorders>
                    <w:top w:val="nil"/>
                    <w:left w:val="single" w:sz="4" w:space="0" w:color="000000"/>
                    <w:bottom w:val="nil"/>
                    <w:right w:val="nil"/>
                  </w:tcBorders>
                  <w:shd w:val="clear" w:color="auto" w:fill="auto"/>
                  <w:tcMar>
                    <w:top w:w="0" w:type="dxa"/>
                    <w:left w:w="108" w:type="dxa"/>
                    <w:bottom w:w="0" w:type="dxa"/>
                    <w:right w:w="108" w:type="dxa"/>
                  </w:tcMar>
                  <w:hideMark/>
                </w:tcPr>
                <w:p w:rsidR="00E63481" w:rsidRDefault="00E63481">
                  <w:pPr>
                    <w:pStyle w:val="tablenormal1"/>
                    <w:spacing w:before="0" w:beforeAutospacing="0" w:after="375" w:afterAutospacing="0" w:line="379" w:lineRule="atLeast"/>
                  </w:pPr>
                  <w:r>
                    <w:t>Vietnam</w:t>
                  </w:r>
                </w:p>
              </w:tc>
              <w:tc>
                <w:tcPr>
                  <w:tcW w:w="2500" w:type="pct"/>
                  <w:tcBorders>
                    <w:top w:val="nil"/>
                    <w:left w:val="nil"/>
                    <w:bottom w:val="nil"/>
                    <w:right w:val="single" w:sz="4" w:space="0" w:color="000000"/>
                  </w:tcBorders>
                  <w:shd w:val="clear" w:color="auto" w:fill="auto"/>
                  <w:tcMar>
                    <w:top w:w="0" w:type="dxa"/>
                    <w:left w:w="108" w:type="dxa"/>
                    <w:bottom w:w="0" w:type="dxa"/>
                    <w:right w:w="108" w:type="dxa"/>
                  </w:tcMar>
                  <w:hideMark/>
                </w:tcPr>
                <w:p w:rsidR="00E63481" w:rsidRDefault="00E63481">
                  <w:pPr>
                    <w:pStyle w:val="tablenormal1"/>
                    <w:spacing w:before="0" w:beforeAutospacing="0" w:after="375" w:afterAutospacing="0" w:line="379" w:lineRule="atLeast"/>
                  </w:pPr>
                  <w:r>
                    <w:t>219,000</w:t>
                  </w:r>
                </w:p>
              </w:tc>
            </w:tr>
            <w:tr w:rsidR="00E63481">
              <w:tc>
                <w:tcPr>
                  <w:tcW w:w="2500" w:type="pct"/>
                  <w:tcBorders>
                    <w:top w:val="nil"/>
                    <w:left w:val="single" w:sz="4" w:space="0" w:color="000000"/>
                    <w:bottom w:val="nil"/>
                    <w:right w:val="nil"/>
                  </w:tcBorders>
                  <w:shd w:val="clear" w:color="auto" w:fill="E0E0E0"/>
                  <w:tcMar>
                    <w:top w:w="0" w:type="dxa"/>
                    <w:left w:w="108" w:type="dxa"/>
                    <w:bottom w:w="0" w:type="dxa"/>
                    <w:right w:w="108" w:type="dxa"/>
                  </w:tcMar>
                  <w:hideMark/>
                </w:tcPr>
                <w:p w:rsidR="00E63481" w:rsidRDefault="00E63481">
                  <w:pPr>
                    <w:pStyle w:val="tablenormal1"/>
                    <w:spacing w:before="0" w:beforeAutospacing="0" w:after="375" w:afterAutospacing="0" w:line="379" w:lineRule="atLeast"/>
                  </w:pPr>
                  <w:r>
                    <w:t>Latin America</w:t>
                  </w:r>
                </w:p>
              </w:tc>
              <w:tc>
                <w:tcPr>
                  <w:tcW w:w="2500" w:type="pct"/>
                  <w:tcBorders>
                    <w:top w:val="nil"/>
                    <w:left w:val="nil"/>
                    <w:bottom w:val="nil"/>
                    <w:right w:val="single" w:sz="4" w:space="0" w:color="000000"/>
                  </w:tcBorders>
                  <w:shd w:val="clear" w:color="auto" w:fill="E0E0E0"/>
                  <w:tcMar>
                    <w:top w:w="0" w:type="dxa"/>
                    <w:left w:w="108" w:type="dxa"/>
                    <w:bottom w:w="0" w:type="dxa"/>
                    <w:right w:w="108" w:type="dxa"/>
                  </w:tcMar>
                  <w:hideMark/>
                </w:tcPr>
                <w:p w:rsidR="00E63481" w:rsidRDefault="00E63481">
                  <w:pPr>
                    <w:pStyle w:val="tablenormal1"/>
                    <w:spacing w:before="0" w:beforeAutospacing="0" w:after="375" w:afterAutospacing="0" w:line="379" w:lineRule="atLeast"/>
                  </w:pPr>
                  <w:r>
                    <w:t>112,000</w:t>
                  </w:r>
                </w:p>
              </w:tc>
            </w:tr>
            <w:tr w:rsidR="00E63481">
              <w:tc>
                <w:tcPr>
                  <w:tcW w:w="2500" w:type="pct"/>
                  <w:tcBorders>
                    <w:top w:val="nil"/>
                    <w:left w:val="single" w:sz="4" w:space="0" w:color="000000"/>
                    <w:bottom w:val="nil"/>
                    <w:right w:val="nil"/>
                  </w:tcBorders>
                  <w:shd w:val="clear" w:color="auto" w:fill="auto"/>
                  <w:tcMar>
                    <w:top w:w="0" w:type="dxa"/>
                    <w:left w:w="108" w:type="dxa"/>
                    <w:bottom w:w="0" w:type="dxa"/>
                    <w:right w:w="108" w:type="dxa"/>
                  </w:tcMar>
                  <w:hideMark/>
                </w:tcPr>
                <w:p w:rsidR="00E63481" w:rsidRDefault="00E63481">
                  <w:pPr>
                    <w:pStyle w:val="tablenormal1"/>
                    <w:spacing w:before="0" w:beforeAutospacing="0" w:after="375" w:afterAutospacing="0" w:line="379" w:lineRule="atLeast"/>
                  </w:pPr>
                  <w:r>
                    <w:t>Sri Lanka</w:t>
                  </w:r>
                </w:p>
              </w:tc>
              <w:tc>
                <w:tcPr>
                  <w:tcW w:w="2500" w:type="pct"/>
                  <w:tcBorders>
                    <w:top w:val="nil"/>
                    <w:left w:val="nil"/>
                    <w:bottom w:val="nil"/>
                    <w:right w:val="single" w:sz="4" w:space="0" w:color="000000"/>
                  </w:tcBorders>
                  <w:shd w:val="clear" w:color="auto" w:fill="auto"/>
                  <w:tcMar>
                    <w:top w:w="0" w:type="dxa"/>
                    <w:left w:w="108" w:type="dxa"/>
                    <w:bottom w:w="0" w:type="dxa"/>
                    <w:right w:w="108" w:type="dxa"/>
                  </w:tcMar>
                  <w:hideMark/>
                </w:tcPr>
                <w:p w:rsidR="00E63481" w:rsidRDefault="00E63481">
                  <w:pPr>
                    <w:pStyle w:val="tablenormal1"/>
                    <w:spacing w:before="0" w:beforeAutospacing="0" w:after="375" w:afterAutospacing="0" w:line="379" w:lineRule="atLeast"/>
                  </w:pPr>
                  <w:r>
                    <w:t>96,000</w:t>
                  </w:r>
                </w:p>
              </w:tc>
            </w:tr>
            <w:tr w:rsidR="00E63481">
              <w:tc>
                <w:tcPr>
                  <w:tcW w:w="2500" w:type="pct"/>
                  <w:tcBorders>
                    <w:top w:val="nil"/>
                    <w:left w:val="single" w:sz="4" w:space="0" w:color="000000"/>
                    <w:bottom w:val="nil"/>
                    <w:right w:val="nil"/>
                  </w:tcBorders>
                  <w:shd w:val="clear" w:color="auto" w:fill="E0E0E0"/>
                  <w:tcMar>
                    <w:top w:w="0" w:type="dxa"/>
                    <w:left w:w="108" w:type="dxa"/>
                    <w:bottom w:w="0" w:type="dxa"/>
                    <w:right w:w="108" w:type="dxa"/>
                  </w:tcMar>
                  <w:hideMark/>
                </w:tcPr>
                <w:p w:rsidR="00E63481" w:rsidRDefault="00E63481">
                  <w:pPr>
                    <w:pStyle w:val="tablenormal1"/>
                    <w:spacing w:before="0" w:beforeAutospacing="0" w:after="375" w:afterAutospacing="0" w:line="379" w:lineRule="atLeast"/>
                  </w:pPr>
                  <w:r>
                    <w:t>Philippines</w:t>
                  </w:r>
                </w:p>
              </w:tc>
              <w:tc>
                <w:tcPr>
                  <w:tcW w:w="2500" w:type="pct"/>
                  <w:tcBorders>
                    <w:top w:val="nil"/>
                    <w:left w:val="nil"/>
                    <w:bottom w:val="nil"/>
                    <w:right w:val="single" w:sz="4" w:space="0" w:color="000000"/>
                  </w:tcBorders>
                  <w:shd w:val="clear" w:color="auto" w:fill="E0E0E0"/>
                  <w:tcMar>
                    <w:top w:w="0" w:type="dxa"/>
                    <w:left w:w="108" w:type="dxa"/>
                    <w:bottom w:w="0" w:type="dxa"/>
                    <w:right w:w="108" w:type="dxa"/>
                  </w:tcMar>
                  <w:hideMark/>
                </w:tcPr>
                <w:p w:rsidR="00E63481" w:rsidRDefault="00E63481">
                  <w:pPr>
                    <w:pStyle w:val="tablenormal1"/>
                    <w:spacing w:before="0" w:beforeAutospacing="0" w:after="375" w:afterAutospacing="0" w:line="379" w:lineRule="atLeast"/>
                  </w:pPr>
                  <w:r>
                    <w:t>64,000</w:t>
                  </w:r>
                </w:p>
              </w:tc>
            </w:tr>
            <w:tr w:rsidR="00E63481">
              <w:tc>
                <w:tcPr>
                  <w:tcW w:w="2500" w:type="pct"/>
                  <w:tcBorders>
                    <w:top w:val="nil"/>
                    <w:left w:val="single" w:sz="4" w:space="0" w:color="000000"/>
                    <w:bottom w:val="single" w:sz="4" w:space="0" w:color="000000"/>
                    <w:right w:val="nil"/>
                  </w:tcBorders>
                  <w:shd w:val="clear" w:color="auto" w:fill="auto"/>
                  <w:tcMar>
                    <w:top w:w="0" w:type="dxa"/>
                    <w:left w:w="108" w:type="dxa"/>
                    <w:bottom w:w="0" w:type="dxa"/>
                    <w:right w:w="108" w:type="dxa"/>
                  </w:tcMar>
                  <w:hideMark/>
                </w:tcPr>
                <w:p w:rsidR="00E63481" w:rsidRDefault="00E63481">
                  <w:pPr>
                    <w:pStyle w:val="tablenormal1"/>
                    <w:spacing w:before="0" w:beforeAutospacing="0" w:after="375" w:afterAutospacing="0" w:line="379" w:lineRule="atLeast"/>
                  </w:pPr>
                  <w:r>
                    <w:t>Others</w:t>
                  </w:r>
                </w:p>
              </w:tc>
              <w:tc>
                <w:tcPr>
                  <w:tcW w:w="2500" w:type="pct"/>
                  <w:tcBorders>
                    <w:top w:val="nil"/>
                    <w:left w:val="nil"/>
                    <w:bottom w:val="single" w:sz="4" w:space="0" w:color="000000"/>
                    <w:right w:val="single" w:sz="4" w:space="0" w:color="000000"/>
                  </w:tcBorders>
                  <w:shd w:val="clear" w:color="auto" w:fill="auto"/>
                  <w:tcMar>
                    <w:top w:w="0" w:type="dxa"/>
                    <w:left w:w="108" w:type="dxa"/>
                    <w:bottom w:w="0" w:type="dxa"/>
                    <w:right w:w="108" w:type="dxa"/>
                  </w:tcMar>
                  <w:hideMark/>
                </w:tcPr>
                <w:p w:rsidR="00E63481" w:rsidRDefault="00E63481">
                  <w:pPr>
                    <w:pStyle w:val="tablenormal1"/>
                    <w:spacing w:before="0" w:beforeAutospacing="0" w:after="375" w:afterAutospacing="0" w:line="379" w:lineRule="atLeast"/>
                  </w:pPr>
                  <w:r>
                    <w:t>113,000</w:t>
                  </w:r>
                </w:p>
              </w:tc>
            </w:tr>
            <w:tr w:rsidR="00E63481">
              <w:tc>
                <w:tcPr>
                  <w:tcW w:w="2500" w:type="pct"/>
                  <w:tcBorders>
                    <w:top w:val="nil"/>
                    <w:left w:val="single" w:sz="4" w:space="0" w:color="000000"/>
                    <w:bottom w:val="single" w:sz="4" w:space="0" w:color="000000"/>
                    <w:right w:val="nil"/>
                  </w:tcBorders>
                  <w:shd w:val="clear" w:color="auto" w:fill="E0E0E0"/>
                  <w:tcMar>
                    <w:top w:w="0" w:type="dxa"/>
                    <w:left w:w="108" w:type="dxa"/>
                    <w:bottom w:w="0" w:type="dxa"/>
                    <w:right w:w="108" w:type="dxa"/>
                  </w:tcMar>
                  <w:hideMark/>
                </w:tcPr>
                <w:p w:rsidR="00E63481" w:rsidRDefault="00E63481">
                  <w:pPr>
                    <w:pStyle w:val="tablenormal1"/>
                    <w:spacing w:before="0" w:beforeAutospacing="0" w:after="375" w:afterAutospacing="0" w:line="379" w:lineRule="atLeast"/>
                  </w:pPr>
                  <w:r>
                    <w:rPr>
                      <w:b/>
                      <w:bCs/>
                    </w:rPr>
                    <w:t>Total</w:t>
                  </w:r>
                </w:p>
              </w:tc>
              <w:tc>
                <w:tcPr>
                  <w:tcW w:w="2500" w:type="pct"/>
                  <w:tcBorders>
                    <w:top w:val="nil"/>
                    <w:left w:val="nil"/>
                    <w:bottom w:val="single" w:sz="4" w:space="0" w:color="000000"/>
                    <w:right w:val="single" w:sz="4" w:space="0" w:color="000000"/>
                  </w:tcBorders>
                  <w:shd w:val="clear" w:color="auto" w:fill="E0E0E0"/>
                  <w:tcMar>
                    <w:top w:w="0" w:type="dxa"/>
                    <w:left w:w="108" w:type="dxa"/>
                    <w:bottom w:w="0" w:type="dxa"/>
                    <w:right w:w="108" w:type="dxa"/>
                  </w:tcMar>
                  <w:hideMark/>
                </w:tcPr>
                <w:p w:rsidR="00E63481" w:rsidRDefault="00E63481">
                  <w:pPr>
                    <w:pStyle w:val="tablenormal1"/>
                    <w:spacing w:before="0" w:beforeAutospacing="0" w:after="375" w:afterAutospacing="0" w:line="379" w:lineRule="atLeast"/>
                  </w:pPr>
                  <w:r>
                    <w:rPr>
                      <w:b/>
                      <w:bCs/>
                    </w:rPr>
                    <w:t>6,590,000</w:t>
                  </w:r>
                </w:p>
              </w:tc>
            </w:tr>
          </w:tbl>
          <w:p w:rsidR="00E63481" w:rsidRDefault="00E63481">
            <w:pPr>
              <w:pStyle w:val="NormalWeb"/>
              <w:spacing w:before="0" w:beforeAutospacing="0" w:after="375" w:afterAutospacing="0" w:line="379" w:lineRule="atLeast"/>
              <w:rPr>
                <w:rFonts w:ascii="Arial" w:hAnsi="Arial" w:cs="Arial"/>
                <w:color w:val="333333"/>
              </w:rPr>
            </w:pPr>
            <w:r>
              <w:rPr>
                <w:rFonts w:ascii="Arial" w:hAnsi="Arial" w:cs="Arial"/>
                <w:color w:val="333333"/>
              </w:rPr>
              <w:t xml:space="preserve">Natural rubber comes from the </w:t>
            </w:r>
            <w:proofErr w:type="spellStart"/>
            <w:r>
              <w:rPr>
                <w:rFonts w:ascii="Arial" w:hAnsi="Arial" w:cs="Arial"/>
                <w:color w:val="333333"/>
              </w:rPr>
              <w:t>Havea</w:t>
            </w:r>
            <w:proofErr w:type="spellEnd"/>
            <w:r>
              <w:rPr>
                <w:rFonts w:ascii="Arial" w:hAnsi="Arial" w:cs="Arial"/>
                <w:color w:val="333333"/>
              </w:rPr>
              <w:t> </w:t>
            </w:r>
            <w:proofErr w:type="spellStart"/>
            <w:r>
              <w:rPr>
                <w:rFonts w:ascii="Arial" w:hAnsi="Arial" w:cs="Arial"/>
                <w:color w:val="333333"/>
              </w:rPr>
              <w:t>brasiliensis</w:t>
            </w:r>
            <w:proofErr w:type="spellEnd"/>
            <w:r>
              <w:rPr>
                <w:rFonts w:ascii="Arial" w:hAnsi="Arial" w:cs="Arial"/>
                <w:color w:val="333333"/>
              </w:rPr>
              <w:t xml:space="preserve"> tree, which grows in tropical regions. They typically reach 20-30 </w:t>
            </w:r>
            <w:proofErr w:type="spellStart"/>
            <w:r>
              <w:rPr>
                <w:rFonts w:ascii="Arial" w:hAnsi="Arial" w:cs="Arial"/>
                <w:color w:val="333333"/>
              </w:rPr>
              <w:t>metres</w:t>
            </w:r>
            <w:proofErr w:type="spellEnd"/>
            <w:r>
              <w:rPr>
                <w:rFonts w:ascii="Arial" w:hAnsi="Arial" w:cs="Arial"/>
                <w:color w:val="333333"/>
              </w:rPr>
              <w:t xml:space="preserve"> in height on rubber plantations, and are able to produce commercial quantities of latex at about 7 years of age, depending on climate and location. Economical life span of a rubber tree is between 10 to 20 years, but may extend past 25 years in the hands of a skilled tapper and bark consumption.</w:t>
            </w:r>
          </w:p>
          <w:p w:rsidR="00E63481" w:rsidRDefault="00E63481">
            <w:pPr>
              <w:pStyle w:val="NormalWeb"/>
              <w:spacing w:before="0" w:beforeAutospacing="0" w:after="375" w:afterAutospacing="0" w:line="379" w:lineRule="atLeast"/>
              <w:rPr>
                <w:rFonts w:ascii="Arial" w:hAnsi="Arial" w:cs="Arial"/>
                <w:color w:val="333333"/>
              </w:rPr>
            </w:pPr>
            <w:r>
              <w:rPr>
                <w:rFonts w:ascii="Arial" w:hAnsi="Arial" w:cs="Arial"/>
                <w:color w:val="333333"/>
              </w:rPr>
              <w:t>It should be noted that latex is different to tree sap.</w:t>
            </w:r>
          </w:p>
          <w:p w:rsidR="00E63481" w:rsidRDefault="00E63481">
            <w:pPr>
              <w:pStyle w:val="Heading2"/>
              <w:spacing w:before="0" w:after="150"/>
              <w:rPr>
                <w:rFonts w:ascii="inherit" w:hAnsi="inherit" w:cs="Arial"/>
                <w:color w:val="333333"/>
              </w:rPr>
            </w:pPr>
            <w:r>
              <w:rPr>
                <w:rFonts w:ascii="inherit" w:hAnsi="inherit" w:cs="Arial"/>
                <w:color w:val="333333"/>
              </w:rPr>
              <w:t>Dry Rubber Production</w:t>
            </w:r>
            <w:bookmarkStart w:id="40" w:name="_Dry_Rubber_Production"/>
            <w:bookmarkEnd w:id="40"/>
          </w:p>
          <w:p w:rsidR="00E63481" w:rsidRDefault="00E63481">
            <w:pPr>
              <w:pStyle w:val="Heading2"/>
              <w:spacing w:before="0" w:after="150"/>
              <w:rPr>
                <w:rFonts w:ascii="inherit" w:hAnsi="inherit" w:cs="Arial"/>
                <w:color w:val="333333"/>
              </w:rPr>
            </w:pPr>
            <w:r>
              <w:rPr>
                <w:rFonts w:ascii="inherit" w:hAnsi="inherit" w:cs="Arial"/>
                <w:color w:val="333333"/>
              </w:rPr>
              <w:t>Tapping Rubber Trees</w:t>
            </w:r>
            <w:bookmarkStart w:id="41" w:name="_Tapping_Rubber_Trees"/>
            <w:bookmarkEnd w:id="41"/>
          </w:p>
          <w:p w:rsidR="00E63481" w:rsidRDefault="00E63481">
            <w:pPr>
              <w:pStyle w:val="NormalWeb"/>
              <w:spacing w:before="0" w:beforeAutospacing="0" w:after="375" w:afterAutospacing="0" w:line="379" w:lineRule="atLeast"/>
              <w:rPr>
                <w:rFonts w:ascii="Arial" w:hAnsi="Arial" w:cs="Arial"/>
                <w:color w:val="333333"/>
              </w:rPr>
            </w:pPr>
            <w:proofErr w:type="spellStart"/>
            <w:r>
              <w:rPr>
                <w:rFonts w:ascii="Arial" w:hAnsi="Arial" w:cs="Arial"/>
                <w:color w:val="333333"/>
              </w:rPr>
              <w:t>Havea</w:t>
            </w:r>
            <w:proofErr w:type="spellEnd"/>
            <w:r>
              <w:rPr>
                <w:rFonts w:ascii="Arial" w:hAnsi="Arial" w:cs="Arial"/>
                <w:color w:val="333333"/>
              </w:rPr>
              <w:t xml:space="preserve"> trees are not tapped any more often than once per day, with 2 or 3 days being the norm. In countries such as Thailand, tapping usually takes place in the early hours of the morning, prior to dawn due to the high day time temperatures and the protective clothing worn to protect against snakes etc. Also flow rates are increased due to higher </w:t>
            </w:r>
            <w:proofErr w:type="spellStart"/>
            <w:r>
              <w:rPr>
                <w:rFonts w:ascii="Arial" w:hAnsi="Arial" w:cs="Arial"/>
                <w:color w:val="333333"/>
              </w:rPr>
              <w:t>turgor</w:t>
            </w:r>
            <w:proofErr w:type="spellEnd"/>
            <w:r>
              <w:rPr>
                <w:rFonts w:ascii="Arial" w:hAnsi="Arial" w:cs="Arial"/>
                <w:color w:val="333333"/>
              </w:rPr>
              <w:t xml:space="preserve"> pressures at these times.</w:t>
            </w:r>
          </w:p>
          <w:p w:rsidR="00E63481" w:rsidRDefault="00E63481">
            <w:pPr>
              <w:pStyle w:val="NormalWeb"/>
              <w:spacing w:before="0" w:beforeAutospacing="0" w:after="375" w:afterAutospacing="0" w:line="379" w:lineRule="atLeast"/>
              <w:rPr>
                <w:rFonts w:ascii="Arial" w:hAnsi="Arial" w:cs="Arial"/>
                <w:color w:val="333333"/>
              </w:rPr>
            </w:pPr>
            <w:r>
              <w:rPr>
                <w:rFonts w:ascii="Arial" w:hAnsi="Arial" w:cs="Arial"/>
                <w:color w:val="333333"/>
              </w:rPr>
              <w:t>A tapper uses a sharp hook shaped knife to shave a thin layer of fresh bark from the tree. This exposes the latex vesicles. The cut is typically done at 25-30° to the horizontal, as this exposes the maximum number of vesicles. The same incision is re-</w:t>
            </w:r>
            <w:r>
              <w:rPr>
                <w:rFonts w:ascii="Arial" w:hAnsi="Arial" w:cs="Arial"/>
                <w:color w:val="333333"/>
              </w:rPr>
              <w:lastRenderedPageBreak/>
              <w:t>opened the next time (typically the next day) by shaving off a small amount of bark. Virgin bark is exposed first working around in panels. The same area may be exploited again after about 7 years.</w:t>
            </w:r>
          </w:p>
          <w:p w:rsidR="00E63481" w:rsidRDefault="00E63481">
            <w:pPr>
              <w:pStyle w:val="NormalWeb"/>
              <w:spacing w:before="0" w:beforeAutospacing="0" w:after="375" w:afterAutospacing="0" w:line="379" w:lineRule="atLeast"/>
              <w:jc w:val="center"/>
              <w:rPr>
                <w:rFonts w:ascii="Arial" w:hAnsi="Arial" w:cs="Arial"/>
                <w:color w:val="333333"/>
              </w:rPr>
            </w:pPr>
            <w:r>
              <w:rPr>
                <w:rFonts w:ascii="Arial" w:hAnsi="Arial" w:cs="Arial"/>
                <w:noProof/>
                <w:color w:val="333333"/>
              </w:rPr>
              <w:drawing>
                <wp:inline distT="0" distB="0" distL="0" distR="0">
                  <wp:extent cx="2857500" cy="4286250"/>
                  <wp:effectExtent l="19050" t="0" r="0" b="0"/>
                  <wp:docPr id="76" name="Picture 76" descr="AZoM - Metals, ceramics, polymers and composites - Tapping a rubber tree using angular, semi-spiral inci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ZoM - Metals, ceramics, polymers and composites - Tapping a rubber tree using angular, semi-spiral incisions."/>
                          <pic:cNvPicPr>
                            <a:picLocks noChangeAspect="1" noChangeArrowheads="1"/>
                          </pic:cNvPicPr>
                        </pic:nvPicPr>
                        <pic:blipFill>
                          <a:blip r:embed="rId67"/>
                          <a:srcRect/>
                          <a:stretch>
                            <a:fillRect/>
                          </a:stretch>
                        </pic:blipFill>
                        <pic:spPr bwMode="auto">
                          <a:xfrm>
                            <a:off x="0" y="0"/>
                            <a:ext cx="2857500" cy="4286250"/>
                          </a:xfrm>
                          <a:prstGeom prst="rect">
                            <a:avLst/>
                          </a:prstGeom>
                          <a:noFill/>
                          <a:ln w="9525">
                            <a:noFill/>
                            <a:miter lim="800000"/>
                            <a:headEnd/>
                            <a:tailEnd/>
                          </a:ln>
                        </pic:spPr>
                      </pic:pic>
                    </a:graphicData>
                  </a:graphic>
                </wp:inline>
              </w:drawing>
            </w:r>
          </w:p>
          <w:p w:rsidR="00E63481" w:rsidRDefault="00E63481">
            <w:pPr>
              <w:pStyle w:val="NormalWeb"/>
              <w:spacing w:before="0" w:beforeAutospacing="0" w:after="375" w:afterAutospacing="0" w:line="379" w:lineRule="atLeast"/>
              <w:jc w:val="center"/>
              <w:rPr>
                <w:rFonts w:ascii="Arial" w:hAnsi="Arial" w:cs="Arial"/>
                <w:color w:val="333333"/>
              </w:rPr>
            </w:pPr>
            <w:r>
              <w:rPr>
                <w:rFonts w:ascii="Arial" w:hAnsi="Arial" w:cs="Arial"/>
                <w:b/>
                <w:bCs/>
                <w:color w:val="333333"/>
              </w:rPr>
              <w:t>Figure 1.</w:t>
            </w:r>
            <w:r>
              <w:rPr>
                <w:rFonts w:ascii="Arial" w:hAnsi="Arial" w:cs="Arial"/>
                <w:color w:val="333333"/>
              </w:rPr>
              <w:t> Tapping a rubber tree using angular, semi-spiral incisions.</w:t>
            </w:r>
          </w:p>
          <w:p w:rsidR="00E63481" w:rsidRDefault="00E63481">
            <w:pPr>
              <w:pStyle w:val="NormalWeb"/>
              <w:spacing w:before="0" w:beforeAutospacing="0" w:after="375" w:afterAutospacing="0" w:line="379" w:lineRule="atLeast"/>
              <w:rPr>
                <w:rFonts w:ascii="Arial" w:hAnsi="Arial" w:cs="Arial"/>
                <w:color w:val="333333"/>
              </w:rPr>
            </w:pPr>
            <w:r>
              <w:rPr>
                <w:rFonts w:ascii="Arial" w:hAnsi="Arial" w:cs="Arial"/>
                <w:color w:val="333333"/>
              </w:rPr>
              <w:t xml:space="preserve">The thickness of the layer is important as too thick a slice will damage the tree and reduce its productivity and life, while too thin a slice will not produce sufficient latex. Bark is removed in a </w:t>
            </w:r>
            <w:proofErr w:type="spellStart"/>
            <w:r>
              <w:rPr>
                <w:rFonts w:ascii="Arial" w:hAnsi="Arial" w:cs="Arial"/>
                <w:color w:val="333333"/>
              </w:rPr>
              <w:t>localised</w:t>
            </w:r>
            <w:proofErr w:type="spellEnd"/>
            <w:r>
              <w:rPr>
                <w:rFonts w:ascii="Arial" w:hAnsi="Arial" w:cs="Arial"/>
                <w:color w:val="333333"/>
              </w:rPr>
              <w:t xml:space="preserve"> area for a period of time, and then a new area is tapped allowing the tree to repair itself.</w:t>
            </w:r>
          </w:p>
          <w:p w:rsidR="00E63481" w:rsidRDefault="00E63481">
            <w:pPr>
              <w:pStyle w:val="NormalWeb"/>
              <w:spacing w:before="0" w:beforeAutospacing="0" w:after="375" w:afterAutospacing="0" w:line="379" w:lineRule="atLeast"/>
              <w:rPr>
                <w:rFonts w:ascii="Arial" w:hAnsi="Arial" w:cs="Arial"/>
                <w:color w:val="333333"/>
              </w:rPr>
            </w:pPr>
            <w:r>
              <w:rPr>
                <w:rFonts w:ascii="Arial" w:hAnsi="Arial" w:cs="Arial"/>
                <w:color w:val="333333"/>
              </w:rPr>
              <w:t>The latex runs down and is collected in a cup. Each tree usually produces about half a cup of latex per day and is collected later in the day. Latex will flow for approximately 1 to 3 hours after which time the vesicles become plugged with coagulum.</w:t>
            </w:r>
          </w:p>
          <w:p w:rsidR="00E63481" w:rsidRDefault="00E63481">
            <w:pPr>
              <w:pStyle w:val="Heading2"/>
              <w:spacing w:before="0" w:after="150"/>
              <w:rPr>
                <w:rFonts w:ascii="inherit" w:hAnsi="inherit" w:cs="Arial"/>
                <w:color w:val="333333"/>
              </w:rPr>
            </w:pPr>
            <w:r>
              <w:rPr>
                <w:rFonts w:ascii="inherit" w:hAnsi="inherit" w:cs="Arial"/>
                <w:color w:val="333333"/>
              </w:rPr>
              <w:lastRenderedPageBreak/>
              <w:t>Processing of Natu</w:t>
            </w:r>
            <w:bookmarkStart w:id="42" w:name="_Processing_of_Natural"/>
            <w:bookmarkEnd w:id="42"/>
            <w:r>
              <w:rPr>
                <w:rFonts w:ascii="inherit" w:hAnsi="inherit" w:cs="Arial"/>
                <w:color w:val="333333"/>
              </w:rPr>
              <w:t>ral Rubber</w:t>
            </w:r>
          </w:p>
          <w:p w:rsidR="00E63481" w:rsidRDefault="00E63481">
            <w:pPr>
              <w:pStyle w:val="NormalWeb"/>
              <w:spacing w:before="0" w:beforeAutospacing="0" w:after="375" w:afterAutospacing="0" w:line="379" w:lineRule="atLeast"/>
              <w:rPr>
                <w:rFonts w:ascii="Arial" w:hAnsi="Arial" w:cs="Arial"/>
                <w:color w:val="333333"/>
              </w:rPr>
            </w:pPr>
            <w:r>
              <w:rPr>
                <w:rFonts w:ascii="Arial" w:hAnsi="Arial" w:cs="Arial"/>
                <w:color w:val="333333"/>
              </w:rPr>
              <w:t>Processing of natural rubber involves the addition of a dilute acid such as formic acid. The coagulated rubber is then rolled to remove excess water.</w:t>
            </w:r>
          </w:p>
          <w:p w:rsidR="00E63481" w:rsidRDefault="00E63481">
            <w:pPr>
              <w:pStyle w:val="NormalWeb"/>
              <w:spacing w:before="0" w:beforeAutospacing="0" w:after="375" w:afterAutospacing="0" w:line="379" w:lineRule="atLeast"/>
              <w:jc w:val="center"/>
              <w:rPr>
                <w:rFonts w:ascii="Arial" w:hAnsi="Arial" w:cs="Arial"/>
                <w:color w:val="333333"/>
              </w:rPr>
            </w:pPr>
            <w:r>
              <w:rPr>
                <w:rFonts w:ascii="Arial" w:hAnsi="Arial" w:cs="Arial"/>
                <w:noProof/>
                <w:color w:val="333333"/>
              </w:rPr>
              <w:drawing>
                <wp:inline distT="0" distB="0" distL="0" distR="0">
                  <wp:extent cx="2857500" cy="3781425"/>
                  <wp:effectExtent l="19050" t="0" r="0" b="0"/>
                  <wp:docPr id="77" name="Picture 77" descr="AZoM - Metals, ceramics, polymers and composites - Rolling the latex into thin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ZoM - Metals, ceramics, polymers and composites - Rolling the latex into thin sheets."/>
                          <pic:cNvPicPr>
                            <a:picLocks noChangeAspect="1" noChangeArrowheads="1"/>
                          </pic:cNvPicPr>
                        </pic:nvPicPr>
                        <pic:blipFill>
                          <a:blip r:embed="rId68"/>
                          <a:srcRect/>
                          <a:stretch>
                            <a:fillRect/>
                          </a:stretch>
                        </pic:blipFill>
                        <pic:spPr bwMode="auto">
                          <a:xfrm>
                            <a:off x="0" y="0"/>
                            <a:ext cx="2857500" cy="3781425"/>
                          </a:xfrm>
                          <a:prstGeom prst="rect">
                            <a:avLst/>
                          </a:prstGeom>
                          <a:noFill/>
                          <a:ln w="9525">
                            <a:noFill/>
                            <a:miter lim="800000"/>
                            <a:headEnd/>
                            <a:tailEnd/>
                          </a:ln>
                        </pic:spPr>
                      </pic:pic>
                    </a:graphicData>
                  </a:graphic>
                </wp:inline>
              </w:drawing>
            </w:r>
          </w:p>
          <w:p w:rsidR="00E63481" w:rsidRDefault="00E63481">
            <w:pPr>
              <w:pStyle w:val="NormalWeb"/>
              <w:spacing w:before="0" w:beforeAutospacing="0" w:after="375" w:afterAutospacing="0" w:line="379" w:lineRule="atLeast"/>
              <w:jc w:val="center"/>
              <w:rPr>
                <w:rFonts w:ascii="Arial" w:hAnsi="Arial" w:cs="Arial"/>
                <w:color w:val="333333"/>
              </w:rPr>
            </w:pPr>
            <w:r>
              <w:rPr>
                <w:rFonts w:ascii="Arial" w:hAnsi="Arial" w:cs="Arial"/>
                <w:b/>
                <w:bCs/>
                <w:color w:val="333333"/>
              </w:rPr>
              <w:t>Figure 2.</w:t>
            </w:r>
            <w:r>
              <w:rPr>
                <w:rFonts w:ascii="Arial" w:hAnsi="Arial" w:cs="Arial"/>
                <w:color w:val="333333"/>
              </w:rPr>
              <w:t> Rolling the latex into thin sheets.</w:t>
            </w:r>
          </w:p>
          <w:p w:rsidR="00E63481" w:rsidRDefault="00E63481">
            <w:pPr>
              <w:pStyle w:val="NormalWeb"/>
              <w:spacing w:before="0" w:beforeAutospacing="0" w:after="375" w:afterAutospacing="0" w:line="379" w:lineRule="atLeast"/>
              <w:rPr>
                <w:rFonts w:ascii="Arial" w:hAnsi="Arial" w:cs="Arial"/>
                <w:color w:val="333333"/>
              </w:rPr>
            </w:pPr>
            <w:r>
              <w:rPr>
                <w:rFonts w:ascii="Arial" w:hAnsi="Arial" w:cs="Arial"/>
                <w:color w:val="333333"/>
              </w:rPr>
              <w:t>Then a final rolling is performed using a textured roller and the resultant rubber sheet is dried. Following this, the rubber is ready for export of further processing. This type of natural rubber accounts for about 90% of natural rubber production.</w:t>
            </w:r>
          </w:p>
          <w:p w:rsidR="00E63481" w:rsidRDefault="00E63481">
            <w:pPr>
              <w:pStyle w:val="NormalWeb"/>
              <w:spacing w:before="0" w:beforeAutospacing="0" w:after="375" w:afterAutospacing="0" w:line="379" w:lineRule="atLeast"/>
              <w:jc w:val="center"/>
              <w:rPr>
                <w:rFonts w:ascii="Arial" w:hAnsi="Arial" w:cs="Arial"/>
                <w:color w:val="333333"/>
              </w:rPr>
            </w:pPr>
            <w:r>
              <w:rPr>
                <w:rFonts w:ascii="Arial" w:hAnsi="Arial" w:cs="Arial"/>
                <w:noProof/>
                <w:color w:val="333333"/>
              </w:rPr>
              <w:lastRenderedPageBreak/>
              <w:drawing>
                <wp:inline distT="0" distB="0" distL="0" distR="0">
                  <wp:extent cx="2857500" cy="3705225"/>
                  <wp:effectExtent l="19050" t="0" r="0" b="0"/>
                  <wp:docPr id="78" name="Picture 78" descr="AZoM - Metals, ceramics, polymers and composites - Final rolling of the latex sheets using a textured 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ZoM - Metals, ceramics, polymers and composites - Final rolling of the latex sheets using a textured roller."/>
                          <pic:cNvPicPr>
                            <a:picLocks noChangeAspect="1" noChangeArrowheads="1"/>
                          </pic:cNvPicPr>
                        </pic:nvPicPr>
                        <pic:blipFill>
                          <a:blip r:embed="rId69"/>
                          <a:srcRect/>
                          <a:stretch>
                            <a:fillRect/>
                          </a:stretch>
                        </pic:blipFill>
                        <pic:spPr bwMode="auto">
                          <a:xfrm>
                            <a:off x="0" y="0"/>
                            <a:ext cx="2857500" cy="3705225"/>
                          </a:xfrm>
                          <a:prstGeom prst="rect">
                            <a:avLst/>
                          </a:prstGeom>
                          <a:noFill/>
                          <a:ln w="9525">
                            <a:noFill/>
                            <a:miter lim="800000"/>
                            <a:headEnd/>
                            <a:tailEnd/>
                          </a:ln>
                        </pic:spPr>
                      </pic:pic>
                    </a:graphicData>
                  </a:graphic>
                </wp:inline>
              </w:drawing>
            </w:r>
          </w:p>
          <w:p w:rsidR="00E63481" w:rsidRDefault="00E63481">
            <w:pPr>
              <w:pStyle w:val="NormalWeb"/>
              <w:spacing w:before="0" w:beforeAutospacing="0" w:after="375" w:afterAutospacing="0" w:line="379" w:lineRule="atLeast"/>
              <w:jc w:val="center"/>
              <w:rPr>
                <w:rFonts w:ascii="Arial" w:hAnsi="Arial" w:cs="Arial"/>
                <w:color w:val="333333"/>
              </w:rPr>
            </w:pPr>
            <w:r>
              <w:rPr>
                <w:rFonts w:ascii="Arial" w:hAnsi="Arial" w:cs="Arial"/>
                <w:b/>
                <w:bCs/>
                <w:color w:val="333333"/>
              </w:rPr>
              <w:t>Figure 3.</w:t>
            </w:r>
            <w:r>
              <w:rPr>
                <w:rFonts w:ascii="Arial" w:hAnsi="Arial" w:cs="Arial"/>
                <w:color w:val="333333"/>
              </w:rPr>
              <w:t> Final rolling of the latex sheets using a textured roller.</w:t>
            </w:r>
          </w:p>
          <w:p w:rsidR="00E63481" w:rsidRDefault="00E63481">
            <w:pPr>
              <w:pStyle w:val="NormalWeb"/>
              <w:spacing w:before="0" w:beforeAutospacing="0" w:after="375" w:afterAutospacing="0" w:line="379" w:lineRule="atLeast"/>
              <w:jc w:val="center"/>
              <w:rPr>
                <w:rFonts w:ascii="Arial" w:hAnsi="Arial" w:cs="Arial"/>
                <w:color w:val="333333"/>
              </w:rPr>
            </w:pPr>
            <w:r>
              <w:rPr>
                <w:rFonts w:ascii="Arial" w:hAnsi="Arial" w:cs="Arial"/>
                <w:noProof/>
                <w:color w:val="333333"/>
              </w:rPr>
              <w:lastRenderedPageBreak/>
              <w:drawing>
                <wp:inline distT="0" distB="0" distL="0" distR="0">
                  <wp:extent cx="2857500" cy="4286250"/>
                  <wp:effectExtent l="19050" t="0" r="0" b="0"/>
                  <wp:docPr id="79" name="Picture 79" descr="AZoM - Metals, ceramics, polymers and composites - The dried sheet of lat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ZoM - Metals, ceramics, polymers and composites - The dried sheet of latex."/>
                          <pic:cNvPicPr>
                            <a:picLocks noChangeAspect="1" noChangeArrowheads="1"/>
                          </pic:cNvPicPr>
                        </pic:nvPicPr>
                        <pic:blipFill>
                          <a:blip r:embed="rId70"/>
                          <a:srcRect/>
                          <a:stretch>
                            <a:fillRect/>
                          </a:stretch>
                        </pic:blipFill>
                        <pic:spPr bwMode="auto">
                          <a:xfrm>
                            <a:off x="0" y="0"/>
                            <a:ext cx="2857500" cy="4286250"/>
                          </a:xfrm>
                          <a:prstGeom prst="rect">
                            <a:avLst/>
                          </a:prstGeom>
                          <a:noFill/>
                          <a:ln w="9525">
                            <a:noFill/>
                            <a:miter lim="800000"/>
                            <a:headEnd/>
                            <a:tailEnd/>
                          </a:ln>
                        </pic:spPr>
                      </pic:pic>
                    </a:graphicData>
                  </a:graphic>
                </wp:inline>
              </w:drawing>
            </w:r>
          </w:p>
          <w:p w:rsidR="00E63481" w:rsidRDefault="00E63481">
            <w:pPr>
              <w:pStyle w:val="NormalWeb"/>
              <w:spacing w:before="0" w:beforeAutospacing="0" w:after="375" w:afterAutospacing="0" w:line="379" w:lineRule="atLeast"/>
              <w:jc w:val="center"/>
              <w:rPr>
                <w:rFonts w:ascii="Arial" w:hAnsi="Arial" w:cs="Arial"/>
                <w:color w:val="333333"/>
              </w:rPr>
            </w:pPr>
            <w:r>
              <w:rPr>
                <w:rFonts w:ascii="Arial" w:hAnsi="Arial" w:cs="Arial"/>
                <w:b/>
                <w:bCs/>
                <w:color w:val="333333"/>
              </w:rPr>
              <w:t>Figure 4.</w:t>
            </w:r>
            <w:r>
              <w:rPr>
                <w:rFonts w:ascii="Arial" w:hAnsi="Arial" w:cs="Arial"/>
                <w:color w:val="333333"/>
              </w:rPr>
              <w:t> The dried sheet of latex.</w:t>
            </w:r>
          </w:p>
          <w:p w:rsidR="00E63481" w:rsidRDefault="00E63481">
            <w:pPr>
              <w:pStyle w:val="Heading2"/>
              <w:spacing w:before="0" w:after="150"/>
              <w:rPr>
                <w:rFonts w:ascii="inherit" w:hAnsi="inherit" w:cs="Arial"/>
                <w:color w:val="333333"/>
              </w:rPr>
            </w:pPr>
            <w:r>
              <w:rPr>
                <w:rFonts w:ascii="inherit" w:hAnsi="inherit" w:cs="Arial"/>
                <w:color w:val="333333"/>
              </w:rPr>
              <w:t>Natural Rubber Production</w:t>
            </w:r>
            <w:bookmarkStart w:id="43" w:name="_Natural_Rubber_Production"/>
            <w:bookmarkEnd w:id="43"/>
          </w:p>
          <w:p w:rsidR="00E63481" w:rsidRDefault="00E63481">
            <w:pPr>
              <w:pStyle w:val="NormalWeb"/>
              <w:spacing w:before="0" w:beforeAutospacing="0" w:after="375" w:afterAutospacing="0" w:line="379" w:lineRule="atLeast"/>
              <w:rPr>
                <w:rFonts w:ascii="Arial" w:hAnsi="Arial" w:cs="Arial"/>
                <w:color w:val="333333"/>
              </w:rPr>
            </w:pPr>
            <w:r>
              <w:rPr>
                <w:rFonts w:ascii="Arial" w:hAnsi="Arial" w:cs="Arial"/>
                <w:color w:val="333333"/>
              </w:rPr>
              <w:t xml:space="preserve">Natural rubber is used in a pure form in some applications. In this case, the latex tapped from trees is concentrated using </w:t>
            </w:r>
            <w:proofErr w:type="spellStart"/>
            <w:r>
              <w:rPr>
                <w:rFonts w:ascii="Arial" w:hAnsi="Arial" w:cs="Arial"/>
                <w:color w:val="333333"/>
              </w:rPr>
              <w:t>centriguges</w:t>
            </w:r>
            <w:proofErr w:type="spellEnd"/>
            <w:r>
              <w:rPr>
                <w:rFonts w:ascii="Arial" w:hAnsi="Arial" w:cs="Arial"/>
                <w:color w:val="333333"/>
              </w:rPr>
              <w:t xml:space="preserve">, removing water and </w:t>
            </w:r>
            <w:proofErr w:type="spellStart"/>
            <w:r>
              <w:rPr>
                <w:rFonts w:ascii="Arial" w:hAnsi="Arial" w:cs="Arial"/>
                <w:color w:val="333333"/>
              </w:rPr>
              <w:t>proteinaceous</w:t>
            </w:r>
            <w:proofErr w:type="spellEnd"/>
            <w:r>
              <w:rPr>
                <w:rFonts w:ascii="Arial" w:hAnsi="Arial" w:cs="Arial"/>
                <w:color w:val="333333"/>
              </w:rPr>
              <w:t xml:space="preserve"> materials. It is then preserved using a chemical such as ammonia.</w:t>
            </w:r>
          </w:p>
        </w:tc>
      </w:tr>
      <w:tr w:rsidR="00E63481" w:rsidTr="00E63481">
        <w:tc>
          <w:tcPr>
            <w:tcW w:w="0" w:type="auto"/>
            <w:shd w:val="clear" w:color="auto" w:fill="FFFFFF"/>
            <w:tcMar>
              <w:top w:w="0" w:type="dxa"/>
              <w:left w:w="108" w:type="dxa"/>
              <w:bottom w:w="0" w:type="dxa"/>
              <w:right w:w="108" w:type="dxa"/>
            </w:tcMar>
            <w:hideMark/>
          </w:tcPr>
          <w:p w:rsidR="00E63481" w:rsidRDefault="00E63481">
            <w:pPr>
              <w:pStyle w:val="Heading2"/>
              <w:spacing w:before="0" w:after="150"/>
              <w:rPr>
                <w:rFonts w:ascii="inherit" w:hAnsi="inherit" w:cs="Arial"/>
                <w:color w:val="333333"/>
              </w:rPr>
            </w:pPr>
            <w:r>
              <w:rPr>
                <w:rFonts w:ascii="inherit" w:hAnsi="inherit" w:cs="Arial"/>
                <w:color w:val="333333"/>
              </w:rPr>
              <w:lastRenderedPageBreak/>
              <w:t>Applications of Natural Rubber</w:t>
            </w:r>
            <w:bookmarkStart w:id="44" w:name="_Applications_of_Natural"/>
            <w:bookmarkEnd w:id="44"/>
          </w:p>
        </w:tc>
      </w:tr>
      <w:tr w:rsidR="00E63481" w:rsidTr="00E63481">
        <w:tc>
          <w:tcPr>
            <w:tcW w:w="0" w:type="auto"/>
            <w:shd w:val="clear" w:color="auto" w:fill="FFFFFF"/>
            <w:tcMar>
              <w:top w:w="0" w:type="dxa"/>
              <w:left w:w="108" w:type="dxa"/>
              <w:bottom w:w="0" w:type="dxa"/>
              <w:right w:w="108" w:type="dxa"/>
            </w:tcMar>
            <w:hideMark/>
          </w:tcPr>
          <w:p w:rsidR="00E63481" w:rsidRDefault="00E63481">
            <w:pPr>
              <w:pStyle w:val="NormalWeb"/>
              <w:spacing w:before="0" w:beforeAutospacing="0" w:after="375" w:afterAutospacing="0" w:line="379" w:lineRule="atLeast"/>
              <w:rPr>
                <w:rFonts w:ascii="Arial" w:hAnsi="Arial" w:cs="Arial"/>
                <w:color w:val="333333"/>
              </w:rPr>
            </w:pPr>
            <w:r>
              <w:rPr>
                <w:rFonts w:ascii="Arial" w:hAnsi="Arial" w:cs="Arial"/>
                <w:color w:val="333333"/>
              </w:rPr>
              <w:t>The natural rubber is used for making products such as:</w:t>
            </w:r>
          </w:p>
          <w:p w:rsidR="00E63481" w:rsidRDefault="00E63481">
            <w:pPr>
              <w:pStyle w:val="NormalWeb"/>
              <w:spacing w:before="0" w:beforeAutospacing="0" w:after="375" w:afterAutospacing="0" w:line="379" w:lineRule="atLeast"/>
              <w:rPr>
                <w:rFonts w:ascii="Arial" w:hAnsi="Arial" w:cs="Arial"/>
                <w:color w:val="333333"/>
              </w:rPr>
            </w:pPr>
            <w:r>
              <w:rPr>
                <w:rFonts w:ascii="Arial" w:hAnsi="Arial" w:cs="Arial"/>
                <w:color w:val="333333"/>
              </w:rPr>
              <w:t>•</w:t>
            </w:r>
            <w:r>
              <w:rPr>
                <w:color w:val="333333"/>
                <w:sz w:val="14"/>
                <w:szCs w:val="14"/>
              </w:rPr>
              <w:t>         </w:t>
            </w:r>
            <w:r>
              <w:rPr>
                <w:rFonts w:ascii="Arial" w:hAnsi="Arial" w:cs="Arial"/>
                <w:color w:val="333333"/>
              </w:rPr>
              <w:t>Glue</w:t>
            </w:r>
          </w:p>
          <w:p w:rsidR="00E63481" w:rsidRDefault="00E63481">
            <w:pPr>
              <w:pStyle w:val="NormalWeb"/>
              <w:spacing w:before="0" w:beforeAutospacing="0" w:after="375" w:afterAutospacing="0" w:line="379" w:lineRule="atLeast"/>
              <w:rPr>
                <w:rFonts w:ascii="Arial" w:hAnsi="Arial" w:cs="Arial"/>
                <w:color w:val="333333"/>
              </w:rPr>
            </w:pPr>
            <w:r>
              <w:rPr>
                <w:rFonts w:ascii="Arial" w:hAnsi="Arial" w:cs="Arial"/>
                <w:color w:val="333333"/>
              </w:rPr>
              <w:t>•</w:t>
            </w:r>
            <w:r>
              <w:rPr>
                <w:color w:val="333333"/>
                <w:sz w:val="14"/>
                <w:szCs w:val="14"/>
              </w:rPr>
              <w:t>         </w:t>
            </w:r>
            <w:proofErr w:type="spellStart"/>
            <w:r>
              <w:rPr>
                <w:rFonts w:ascii="Arial" w:hAnsi="Arial" w:cs="Arial"/>
                <w:color w:val="333333"/>
              </w:rPr>
              <w:t>Tyres</w:t>
            </w:r>
            <w:proofErr w:type="spellEnd"/>
          </w:p>
          <w:p w:rsidR="00E63481" w:rsidRDefault="00E63481">
            <w:pPr>
              <w:pStyle w:val="NormalWeb"/>
              <w:spacing w:before="0" w:beforeAutospacing="0" w:after="375" w:afterAutospacing="0" w:line="379" w:lineRule="atLeast"/>
              <w:rPr>
                <w:rFonts w:ascii="Arial" w:hAnsi="Arial" w:cs="Arial"/>
                <w:color w:val="333333"/>
              </w:rPr>
            </w:pPr>
            <w:r>
              <w:rPr>
                <w:rFonts w:ascii="Arial" w:hAnsi="Arial" w:cs="Arial"/>
                <w:color w:val="333333"/>
              </w:rPr>
              <w:lastRenderedPageBreak/>
              <w:t>•</w:t>
            </w:r>
            <w:r>
              <w:rPr>
                <w:color w:val="333333"/>
                <w:sz w:val="14"/>
                <w:szCs w:val="14"/>
              </w:rPr>
              <w:t>         </w:t>
            </w:r>
            <w:r>
              <w:rPr>
                <w:rFonts w:ascii="Arial" w:hAnsi="Arial" w:cs="Arial"/>
                <w:color w:val="333333"/>
              </w:rPr>
              <w:t>Toys</w:t>
            </w:r>
          </w:p>
          <w:p w:rsidR="00E63481" w:rsidRDefault="00E63481">
            <w:pPr>
              <w:pStyle w:val="NormalWeb"/>
              <w:spacing w:before="0" w:beforeAutospacing="0" w:after="375" w:afterAutospacing="0" w:line="379" w:lineRule="atLeast"/>
              <w:rPr>
                <w:rFonts w:ascii="Arial" w:hAnsi="Arial" w:cs="Arial"/>
                <w:color w:val="333333"/>
              </w:rPr>
            </w:pPr>
            <w:r>
              <w:rPr>
                <w:rFonts w:ascii="Arial" w:hAnsi="Arial" w:cs="Arial"/>
                <w:color w:val="333333"/>
              </w:rPr>
              <w:t>•</w:t>
            </w:r>
            <w:r>
              <w:rPr>
                <w:color w:val="333333"/>
                <w:sz w:val="14"/>
                <w:szCs w:val="14"/>
              </w:rPr>
              <w:t>         </w:t>
            </w:r>
            <w:r>
              <w:rPr>
                <w:rFonts w:ascii="Arial" w:hAnsi="Arial" w:cs="Arial"/>
                <w:color w:val="333333"/>
              </w:rPr>
              <w:t>Shoes</w:t>
            </w:r>
          </w:p>
          <w:p w:rsidR="00E63481" w:rsidRDefault="00E63481">
            <w:pPr>
              <w:pStyle w:val="NormalWeb"/>
              <w:spacing w:before="0" w:beforeAutospacing="0" w:after="375" w:afterAutospacing="0" w:line="379" w:lineRule="atLeast"/>
              <w:rPr>
                <w:rFonts w:ascii="Arial" w:hAnsi="Arial" w:cs="Arial"/>
                <w:color w:val="333333"/>
              </w:rPr>
            </w:pPr>
            <w:r>
              <w:rPr>
                <w:rFonts w:ascii="Arial" w:hAnsi="Arial" w:cs="Arial"/>
                <w:color w:val="333333"/>
              </w:rPr>
              <w:t>•</w:t>
            </w:r>
            <w:r>
              <w:rPr>
                <w:color w:val="333333"/>
                <w:sz w:val="14"/>
                <w:szCs w:val="14"/>
              </w:rPr>
              <w:t>         </w:t>
            </w:r>
            <w:r>
              <w:rPr>
                <w:rFonts w:ascii="Arial" w:hAnsi="Arial" w:cs="Arial"/>
                <w:color w:val="333333"/>
              </w:rPr>
              <w:t>Condoms</w:t>
            </w:r>
          </w:p>
          <w:p w:rsidR="00E63481" w:rsidRDefault="00E63481">
            <w:pPr>
              <w:pStyle w:val="NormalWeb"/>
              <w:spacing w:before="0" w:beforeAutospacing="0" w:after="375" w:afterAutospacing="0" w:line="379" w:lineRule="atLeast"/>
              <w:rPr>
                <w:rFonts w:ascii="Arial" w:hAnsi="Arial" w:cs="Arial"/>
                <w:color w:val="333333"/>
              </w:rPr>
            </w:pPr>
            <w:r>
              <w:rPr>
                <w:rFonts w:ascii="Arial" w:hAnsi="Arial" w:cs="Arial"/>
                <w:color w:val="333333"/>
              </w:rPr>
              <w:t>•</w:t>
            </w:r>
            <w:r>
              <w:rPr>
                <w:color w:val="333333"/>
                <w:sz w:val="14"/>
                <w:szCs w:val="14"/>
              </w:rPr>
              <w:t>         </w:t>
            </w:r>
            <w:r>
              <w:rPr>
                <w:rFonts w:ascii="Arial" w:hAnsi="Arial" w:cs="Arial"/>
                <w:color w:val="333333"/>
              </w:rPr>
              <w:t>Gloves</w:t>
            </w:r>
          </w:p>
          <w:p w:rsidR="00E63481" w:rsidRDefault="00E63481">
            <w:pPr>
              <w:pStyle w:val="NormalWeb"/>
              <w:spacing w:before="0" w:beforeAutospacing="0" w:after="375" w:afterAutospacing="0" w:line="379" w:lineRule="atLeast"/>
              <w:rPr>
                <w:rFonts w:ascii="Arial" w:hAnsi="Arial" w:cs="Arial"/>
                <w:color w:val="333333"/>
              </w:rPr>
            </w:pPr>
            <w:r>
              <w:rPr>
                <w:rFonts w:ascii="Arial" w:hAnsi="Arial" w:cs="Arial"/>
                <w:color w:val="333333"/>
              </w:rPr>
              <w:t>•</w:t>
            </w:r>
            <w:r>
              <w:rPr>
                <w:color w:val="333333"/>
                <w:sz w:val="14"/>
                <w:szCs w:val="14"/>
              </w:rPr>
              <w:t>         </w:t>
            </w:r>
            <w:r>
              <w:rPr>
                <w:rFonts w:ascii="Arial" w:hAnsi="Arial" w:cs="Arial"/>
                <w:color w:val="333333"/>
              </w:rPr>
              <w:t>Catheters</w:t>
            </w:r>
          </w:p>
          <w:p w:rsidR="00E63481" w:rsidRDefault="00E63481">
            <w:pPr>
              <w:pStyle w:val="NormalWeb"/>
              <w:spacing w:before="0" w:beforeAutospacing="0" w:after="375" w:afterAutospacing="0" w:line="379" w:lineRule="atLeast"/>
              <w:rPr>
                <w:rFonts w:ascii="Arial" w:hAnsi="Arial" w:cs="Arial"/>
                <w:color w:val="333333"/>
              </w:rPr>
            </w:pPr>
            <w:r>
              <w:rPr>
                <w:rFonts w:ascii="Arial" w:hAnsi="Arial" w:cs="Arial"/>
                <w:color w:val="333333"/>
              </w:rPr>
              <w:t>•</w:t>
            </w:r>
            <w:r>
              <w:rPr>
                <w:color w:val="333333"/>
                <w:sz w:val="14"/>
                <w:szCs w:val="14"/>
              </w:rPr>
              <w:t>         </w:t>
            </w:r>
            <w:r>
              <w:rPr>
                <w:rFonts w:ascii="Arial" w:hAnsi="Arial" w:cs="Arial"/>
                <w:color w:val="333333"/>
              </w:rPr>
              <w:t>Balloons</w:t>
            </w:r>
          </w:p>
          <w:p w:rsidR="00E63481" w:rsidRDefault="00E63481">
            <w:pPr>
              <w:pStyle w:val="NormalWeb"/>
              <w:spacing w:before="0" w:beforeAutospacing="0" w:after="375" w:afterAutospacing="0" w:line="379" w:lineRule="atLeast"/>
              <w:rPr>
                <w:rFonts w:ascii="Arial" w:hAnsi="Arial" w:cs="Arial"/>
                <w:color w:val="333333"/>
              </w:rPr>
            </w:pPr>
            <w:r>
              <w:rPr>
                <w:rFonts w:ascii="Arial" w:hAnsi="Arial" w:cs="Arial"/>
                <w:color w:val="333333"/>
              </w:rPr>
              <w:t>•</w:t>
            </w:r>
            <w:r>
              <w:rPr>
                <w:color w:val="333333"/>
                <w:sz w:val="14"/>
                <w:szCs w:val="14"/>
              </w:rPr>
              <w:t>         </w:t>
            </w:r>
            <w:r>
              <w:rPr>
                <w:rFonts w:ascii="Arial" w:hAnsi="Arial" w:cs="Arial"/>
                <w:color w:val="333333"/>
              </w:rPr>
              <w:t>Some medical tubing</w:t>
            </w:r>
          </w:p>
          <w:p w:rsidR="00E63481" w:rsidRDefault="00E63481">
            <w:pPr>
              <w:pStyle w:val="NormalWeb"/>
              <w:spacing w:before="0" w:beforeAutospacing="0" w:after="375" w:afterAutospacing="0" w:line="379" w:lineRule="atLeast"/>
              <w:rPr>
                <w:rFonts w:ascii="Arial" w:hAnsi="Arial" w:cs="Arial"/>
                <w:color w:val="333333"/>
              </w:rPr>
            </w:pPr>
            <w:r>
              <w:rPr>
                <w:rFonts w:ascii="Arial" w:hAnsi="Arial" w:cs="Arial"/>
                <w:color w:val="333333"/>
              </w:rPr>
              <w:t>•</w:t>
            </w:r>
            <w:r>
              <w:rPr>
                <w:color w:val="333333"/>
                <w:sz w:val="14"/>
                <w:szCs w:val="14"/>
              </w:rPr>
              <w:t>         </w:t>
            </w:r>
            <w:r>
              <w:rPr>
                <w:rFonts w:ascii="Arial" w:hAnsi="Arial" w:cs="Arial"/>
                <w:color w:val="333333"/>
              </w:rPr>
              <w:t>Elastic thread</w:t>
            </w:r>
          </w:p>
        </w:tc>
      </w:tr>
    </w:tbl>
    <w:p w:rsidR="00F8197D" w:rsidRDefault="00E63481" w:rsidP="00F8197D">
      <w:pPr>
        <w:pStyle w:val="NormalWeb"/>
        <w:spacing w:before="0" w:beforeAutospacing="0" w:after="0" w:afterAutospacing="0"/>
        <w:ind w:left="240" w:right="240"/>
        <w:rPr>
          <w:rFonts w:ascii="Open Sans" w:hAnsi="Open Sans"/>
          <w:color w:val="606062"/>
          <w:sz w:val="28"/>
          <w:szCs w:val="28"/>
        </w:rPr>
      </w:pPr>
      <w:proofErr w:type="gramStart"/>
      <w:r>
        <w:rPr>
          <w:rFonts w:ascii="Open Sans" w:hAnsi="Open Sans"/>
          <w:color w:val="606062"/>
          <w:sz w:val="28"/>
          <w:szCs w:val="28"/>
        </w:rPr>
        <w:lastRenderedPageBreak/>
        <w:t>question</w:t>
      </w:r>
      <w:proofErr w:type="gramEnd"/>
      <w:r>
        <w:rPr>
          <w:rFonts w:ascii="Open Sans" w:hAnsi="Open Sans"/>
          <w:color w:val="606062"/>
          <w:sz w:val="28"/>
          <w:szCs w:val="28"/>
        </w:rPr>
        <w:t xml:space="preserve">; </w:t>
      </w:r>
    </w:p>
    <w:p w:rsidR="00E63481" w:rsidRDefault="00E63481" w:rsidP="00E63481">
      <w:pPr>
        <w:pStyle w:val="NormalWeb"/>
        <w:numPr>
          <w:ilvl w:val="0"/>
          <w:numId w:val="10"/>
        </w:numPr>
        <w:spacing w:before="0" w:beforeAutospacing="0" w:after="0" w:afterAutospacing="0"/>
        <w:ind w:right="240"/>
        <w:rPr>
          <w:rFonts w:ascii="Open Sans" w:hAnsi="Open Sans"/>
          <w:color w:val="606062"/>
          <w:sz w:val="28"/>
          <w:szCs w:val="28"/>
        </w:rPr>
      </w:pPr>
      <w:r>
        <w:rPr>
          <w:rFonts w:ascii="Open Sans" w:hAnsi="Open Sans" w:hint="eastAsia"/>
          <w:color w:val="606062"/>
          <w:sz w:val="28"/>
          <w:szCs w:val="28"/>
        </w:rPr>
        <w:t>explain</w:t>
      </w:r>
      <w:r>
        <w:rPr>
          <w:rFonts w:ascii="Open Sans" w:hAnsi="Open Sans"/>
          <w:color w:val="606062"/>
          <w:sz w:val="28"/>
          <w:szCs w:val="28"/>
        </w:rPr>
        <w:t xml:space="preserve"> methods of processing ceramics</w:t>
      </w:r>
    </w:p>
    <w:p w:rsidR="00E63481" w:rsidRDefault="00E63481" w:rsidP="00E63481">
      <w:pPr>
        <w:pStyle w:val="NormalWeb"/>
        <w:numPr>
          <w:ilvl w:val="0"/>
          <w:numId w:val="10"/>
        </w:numPr>
        <w:spacing w:before="0" w:beforeAutospacing="0" w:after="0" w:afterAutospacing="0"/>
        <w:ind w:right="240"/>
        <w:rPr>
          <w:rFonts w:ascii="Open Sans" w:hAnsi="Open Sans"/>
          <w:color w:val="606062"/>
          <w:sz w:val="28"/>
          <w:szCs w:val="28"/>
        </w:rPr>
      </w:pPr>
      <w:r>
        <w:rPr>
          <w:rFonts w:ascii="Open Sans" w:hAnsi="Open Sans" w:hint="eastAsia"/>
          <w:color w:val="606062"/>
          <w:sz w:val="28"/>
          <w:szCs w:val="28"/>
        </w:rPr>
        <w:t>explain</w:t>
      </w:r>
      <w:r>
        <w:rPr>
          <w:rFonts w:ascii="Open Sans" w:hAnsi="Open Sans"/>
          <w:color w:val="606062"/>
          <w:sz w:val="28"/>
          <w:szCs w:val="28"/>
        </w:rPr>
        <w:t xml:space="preserve"> processing of natural rubber</w:t>
      </w:r>
    </w:p>
    <w:p w:rsidR="00E63481" w:rsidRDefault="00E63481" w:rsidP="00E63481">
      <w:pPr>
        <w:pStyle w:val="NormalWeb"/>
        <w:spacing w:before="0" w:beforeAutospacing="0" w:after="0" w:afterAutospacing="0"/>
        <w:ind w:left="600" w:right="240"/>
        <w:rPr>
          <w:rFonts w:ascii="Open Sans" w:hAnsi="Open Sans"/>
          <w:color w:val="606062"/>
          <w:sz w:val="28"/>
          <w:szCs w:val="28"/>
        </w:rPr>
      </w:pPr>
    </w:p>
    <w:p w:rsidR="00E63481" w:rsidRPr="00F8197D" w:rsidRDefault="00E63481" w:rsidP="00E63481">
      <w:pPr>
        <w:pStyle w:val="NormalWeb"/>
        <w:spacing w:before="0" w:beforeAutospacing="0" w:after="0" w:afterAutospacing="0"/>
        <w:ind w:left="600" w:right="240"/>
        <w:rPr>
          <w:rFonts w:ascii="Open Sans" w:hAnsi="Open Sans"/>
          <w:color w:val="606062"/>
          <w:sz w:val="28"/>
          <w:szCs w:val="28"/>
        </w:rPr>
      </w:pPr>
      <w:proofErr w:type="gramStart"/>
      <w:r>
        <w:rPr>
          <w:rFonts w:ascii="Open Sans" w:hAnsi="Open Sans"/>
          <w:color w:val="606062"/>
          <w:sz w:val="28"/>
          <w:szCs w:val="28"/>
        </w:rPr>
        <w:t>week</w:t>
      </w:r>
      <w:proofErr w:type="gramEnd"/>
      <w:r>
        <w:rPr>
          <w:rFonts w:ascii="Open Sans" w:hAnsi="Open Sans"/>
          <w:color w:val="606062"/>
          <w:sz w:val="28"/>
          <w:szCs w:val="28"/>
        </w:rPr>
        <w:t xml:space="preserve"> 7; drawing practices</w:t>
      </w:r>
    </w:p>
    <w:p w:rsidR="00E63481" w:rsidRDefault="00F8197D" w:rsidP="00E63481">
      <w:pPr>
        <w:pStyle w:val="md-content-block"/>
        <w:shd w:val="clear" w:color="auto" w:fill="FFFFFF"/>
        <w:spacing w:before="0" w:beforeAutospacing="0" w:after="0" w:afterAutospacing="0"/>
        <w:textAlignment w:val="baseline"/>
        <w:rPr>
          <w:rFonts w:ascii="Arial" w:hAnsi="Arial" w:cs="Arial"/>
          <w:color w:val="000000"/>
          <w:sz w:val="27"/>
          <w:szCs w:val="27"/>
        </w:rPr>
      </w:pPr>
      <w:r>
        <w:rPr>
          <w:rFonts w:ascii="Open Sans" w:hAnsi="Open Sans"/>
          <w:color w:val="606062"/>
          <w:sz w:val="22"/>
          <w:szCs w:val="22"/>
        </w:rPr>
        <w:t> </w:t>
      </w:r>
      <w:proofErr w:type="gramStart"/>
      <w:r w:rsidR="00E63481">
        <w:rPr>
          <w:rFonts w:ascii="Open Sans" w:hAnsi="Open Sans"/>
          <w:color w:val="606062"/>
        </w:rPr>
        <w:t>isometric</w:t>
      </w:r>
      <w:proofErr w:type="gramEnd"/>
      <w:r w:rsidR="00E63481">
        <w:rPr>
          <w:rFonts w:ascii="Open Sans" w:hAnsi="Open Sans"/>
          <w:color w:val="606062"/>
        </w:rPr>
        <w:t xml:space="preserve"> drawing; </w:t>
      </w:r>
      <w:r w:rsidR="00E63481">
        <w:rPr>
          <w:rFonts w:ascii="Arial" w:hAnsi="Arial" w:cs="Arial"/>
          <w:color w:val="000000"/>
          <w:sz w:val="21"/>
          <w:szCs w:val="21"/>
          <w:shd w:val="clear" w:color="auto" w:fill="ECECEC"/>
        </w:rPr>
        <w:t>A pictorial representation of an object in which all three dimensions are drawn at full scale rather than foreshortening them to the true projection. An isometric drawing looks like an isometric projection but all its lines parallel to the three major axes are measurable.</w:t>
      </w:r>
      <w:r w:rsidR="00E63481">
        <w:rPr>
          <w:rFonts w:ascii="Arial" w:hAnsi="Arial" w:cs="Arial"/>
          <w:color w:val="000000"/>
          <w:sz w:val="21"/>
          <w:szCs w:val="21"/>
        </w:rPr>
        <w:br/>
      </w:r>
      <w:r w:rsidR="00E63481">
        <w:rPr>
          <w:rFonts w:ascii="Arial" w:hAnsi="Arial" w:cs="Arial"/>
          <w:color w:val="000000"/>
          <w:sz w:val="21"/>
          <w:szCs w:val="21"/>
        </w:rPr>
        <w:br/>
      </w:r>
      <w:r w:rsidR="00E63481">
        <w:rPr>
          <w:rStyle w:val="srtitle"/>
          <w:rFonts w:ascii="Arial" w:hAnsi="Arial" w:cs="Arial"/>
          <w:b/>
          <w:bCs/>
          <w:color w:val="000000"/>
          <w:bdr w:val="none" w:sz="0" w:space="0" w:color="auto" w:frame="1"/>
        </w:rPr>
        <w:t>Isometric drawing</w:t>
      </w:r>
      <w:r w:rsidR="00E63481">
        <w:rPr>
          <w:rStyle w:val="Strong"/>
          <w:rFonts w:ascii="Arial" w:hAnsi="Arial" w:cs="Arial"/>
          <w:color w:val="000000"/>
          <w:sz w:val="27"/>
          <w:szCs w:val="27"/>
          <w:bdr w:val="none" w:sz="0" w:space="0" w:color="auto" w:frame="1"/>
        </w:rPr>
        <w:t>, </w:t>
      </w:r>
      <w:r w:rsidR="00E63481">
        <w:rPr>
          <w:rFonts w:ascii="Arial" w:hAnsi="Arial" w:cs="Arial"/>
          <w:color w:val="000000"/>
          <w:sz w:val="27"/>
          <w:szCs w:val="27"/>
        </w:rPr>
        <w:t>also called </w:t>
      </w:r>
      <w:r w:rsidR="00E63481">
        <w:rPr>
          <w:rStyle w:val="alternate"/>
          <w:rFonts w:ascii="Arial" w:hAnsi="Arial" w:cs="Arial"/>
          <w:b/>
          <w:bCs/>
          <w:color w:val="000000"/>
          <w:sz w:val="27"/>
          <w:szCs w:val="27"/>
          <w:bdr w:val="none" w:sz="0" w:space="0" w:color="auto" w:frame="1"/>
        </w:rPr>
        <w:t>isometric projection</w:t>
      </w:r>
      <w:r w:rsidR="00E63481">
        <w:rPr>
          <w:rFonts w:ascii="Arial" w:hAnsi="Arial" w:cs="Arial"/>
          <w:color w:val="000000"/>
          <w:sz w:val="27"/>
          <w:szCs w:val="27"/>
        </w:rPr>
        <w:t>, method of graphic representation of three-dimensional objects, used by engineers, technical illustrators, and, occasionally, architects. The technique is intended to combine the </w:t>
      </w:r>
      <w:hyperlink r:id="rId71" w:history="1">
        <w:r w:rsidR="00E63481">
          <w:rPr>
            <w:rStyle w:val="Hyperlink"/>
            <w:rFonts w:ascii="Arial" w:hAnsi="Arial" w:cs="Arial"/>
            <w:color w:val="000000"/>
            <w:sz w:val="27"/>
            <w:szCs w:val="27"/>
          </w:rPr>
          <w:t>illusion</w:t>
        </w:r>
      </w:hyperlink>
      <w:r w:rsidR="00E63481">
        <w:rPr>
          <w:rFonts w:ascii="Arial" w:hAnsi="Arial" w:cs="Arial"/>
          <w:color w:val="000000"/>
          <w:sz w:val="27"/>
          <w:szCs w:val="27"/>
        </w:rPr>
        <w:t> of depth, as in a </w:t>
      </w:r>
      <w:hyperlink r:id="rId72" w:history="1">
        <w:r w:rsidR="00E63481">
          <w:rPr>
            <w:rStyle w:val="Hyperlink"/>
            <w:rFonts w:ascii="Arial" w:hAnsi="Arial" w:cs="Arial"/>
            <w:color w:val="106596"/>
            <w:sz w:val="27"/>
            <w:szCs w:val="27"/>
            <w:bdr w:val="none" w:sz="0" w:space="0" w:color="auto" w:frame="1"/>
          </w:rPr>
          <w:t>perspective</w:t>
        </w:r>
      </w:hyperlink>
      <w:r w:rsidR="00E63481">
        <w:rPr>
          <w:rFonts w:ascii="Arial" w:hAnsi="Arial" w:cs="Arial"/>
          <w:color w:val="000000"/>
          <w:sz w:val="27"/>
          <w:szCs w:val="27"/>
        </w:rPr>
        <w:t> rendering, with the undistorted presentation of the object’s principal dimensions—that is, those parallel to a chosen set of three mutually perpendicular coordinate axes.</w:t>
      </w:r>
    </w:p>
    <w:p w:rsidR="00E63481" w:rsidRDefault="00E63481" w:rsidP="00E63481">
      <w:pPr>
        <w:numPr>
          <w:ilvl w:val="0"/>
          <w:numId w:val="11"/>
        </w:numPr>
        <w:spacing w:after="0" w:line="240" w:lineRule="auto"/>
        <w:ind w:left="0"/>
        <w:textAlignment w:val="baseline"/>
        <w:rPr>
          <w:rFonts w:ascii="Arial" w:hAnsi="Arial" w:cs="Arial"/>
          <w:color w:val="000000"/>
          <w:sz w:val="21"/>
          <w:szCs w:val="21"/>
          <w:bdr w:val="none" w:sz="0" w:space="0" w:color="auto" w:frame="1"/>
        </w:rPr>
      </w:pPr>
      <w:r>
        <w:rPr>
          <w:rFonts w:ascii="Arial" w:hAnsi="Arial" w:cs="Arial"/>
          <w:noProof/>
          <w:color w:val="000000"/>
          <w:sz w:val="21"/>
          <w:szCs w:val="21"/>
          <w:bdr w:val="none" w:sz="0" w:space="0" w:color="auto" w:frame="1"/>
        </w:rPr>
        <w:lastRenderedPageBreak/>
        <w:drawing>
          <wp:inline distT="0" distB="0" distL="0" distR="0">
            <wp:extent cx="4838700" cy="2857500"/>
            <wp:effectExtent l="19050" t="0" r="0" b="0"/>
            <wp:docPr id="84" name="Picture 84" descr="isometric drawing, 2-dimensional orthographic projections, 3-dimensional isometric pro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sometric drawing, 2-dimensional orthographic projections, 3-dimensional isometric projection"/>
                    <pic:cNvPicPr>
                      <a:picLocks noChangeAspect="1" noChangeArrowheads="1"/>
                    </pic:cNvPicPr>
                  </pic:nvPicPr>
                  <pic:blipFill>
                    <a:blip r:embed="rId73"/>
                    <a:srcRect/>
                    <a:stretch>
                      <a:fillRect/>
                    </a:stretch>
                  </pic:blipFill>
                  <pic:spPr bwMode="auto">
                    <a:xfrm>
                      <a:off x="0" y="0"/>
                      <a:ext cx="4838700" cy="2857500"/>
                    </a:xfrm>
                    <a:prstGeom prst="rect">
                      <a:avLst/>
                    </a:prstGeom>
                    <a:noFill/>
                    <a:ln w="9525">
                      <a:noFill/>
                      <a:miter lim="800000"/>
                      <a:headEnd/>
                      <a:tailEnd/>
                    </a:ln>
                  </pic:spPr>
                </pic:pic>
              </a:graphicData>
            </a:graphic>
          </wp:inline>
        </w:drawing>
      </w:r>
    </w:p>
    <w:p w:rsidR="00E63481" w:rsidRDefault="00E63481" w:rsidP="00E63481">
      <w:pPr>
        <w:textAlignment w:val="baseline"/>
        <w:rPr>
          <w:rFonts w:ascii="Arial" w:hAnsi="Arial" w:cs="Arial"/>
          <w:color w:val="000000"/>
          <w:sz w:val="21"/>
          <w:szCs w:val="21"/>
        </w:rPr>
      </w:pPr>
      <w:proofErr w:type="spellStart"/>
      <w:r>
        <w:rPr>
          <w:rStyle w:val="Emphasis"/>
          <w:rFonts w:ascii="Arial" w:hAnsi="Arial" w:cs="Arial"/>
          <w:color w:val="000000"/>
          <w:sz w:val="21"/>
          <w:szCs w:val="21"/>
          <w:bdr w:val="none" w:sz="0" w:space="0" w:color="auto" w:frame="1"/>
        </w:rPr>
        <w:t>Encyclopædia</w:t>
      </w:r>
      <w:proofErr w:type="spellEnd"/>
      <w:r>
        <w:rPr>
          <w:rStyle w:val="Emphasis"/>
          <w:rFonts w:ascii="Arial" w:hAnsi="Arial" w:cs="Arial"/>
          <w:color w:val="000000"/>
          <w:sz w:val="21"/>
          <w:szCs w:val="21"/>
          <w:bdr w:val="none" w:sz="0" w:space="0" w:color="auto" w:frame="1"/>
        </w:rPr>
        <w:t xml:space="preserve"> Britannica, Inc.</w:t>
      </w:r>
    </w:p>
    <w:p w:rsidR="00E63481" w:rsidRDefault="00E63481" w:rsidP="00E63481">
      <w:pPr>
        <w:pStyle w:val="md-content-block"/>
        <w:shd w:val="clear" w:color="auto" w:fill="FFFFFF"/>
        <w:spacing w:before="0" w:beforeAutospacing="0" w:after="0"/>
        <w:textAlignment w:val="baseline"/>
        <w:rPr>
          <w:rFonts w:ascii="Arial" w:hAnsi="Arial" w:cs="Arial"/>
          <w:color w:val="000000"/>
          <w:sz w:val="27"/>
          <w:szCs w:val="27"/>
        </w:rPr>
      </w:pPr>
      <w:r>
        <w:rPr>
          <w:rFonts w:ascii="Arial" w:hAnsi="Arial" w:cs="Arial"/>
          <w:color w:val="000000"/>
          <w:sz w:val="27"/>
          <w:szCs w:val="27"/>
        </w:rPr>
        <w:t>The isometric is one class of orthographic projections. (In making an </w:t>
      </w:r>
      <w:hyperlink r:id="rId74" w:history="1">
        <w:r>
          <w:rPr>
            <w:rStyle w:val="Hyperlink"/>
            <w:rFonts w:ascii="Arial" w:hAnsi="Arial" w:cs="Arial"/>
            <w:color w:val="106596"/>
            <w:sz w:val="27"/>
            <w:szCs w:val="27"/>
            <w:bdr w:val="none" w:sz="0" w:space="0" w:color="auto" w:frame="1"/>
          </w:rPr>
          <w:t>orthographic projection</w:t>
        </w:r>
      </w:hyperlink>
      <w:r>
        <w:rPr>
          <w:rFonts w:ascii="Arial" w:hAnsi="Arial" w:cs="Arial"/>
          <w:color w:val="000000"/>
          <w:sz w:val="27"/>
          <w:szCs w:val="27"/>
        </w:rPr>
        <w:t>, any point in the object is mapped onto the </w:t>
      </w:r>
      <w:hyperlink r:id="rId75" w:history="1">
        <w:r>
          <w:rPr>
            <w:rStyle w:val="Hyperlink"/>
            <w:rFonts w:ascii="Arial" w:hAnsi="Arial" w:cs="Arial"/>
            <w:color w:val="106596"/>
            <w:sz w:val="27"/>
            <w:szCs w:val="27"/>
            <w:bdr w:val="none" w:sz="0" w:space="0" w:color="auto" w:frame="1"/>
          </w:rPr>
          <w:t>drawing</w:t>
        </w:r>
      </w:hyperlink>
      <w:r>
        <w:rPr>
          <w:rFonts w:ascii="Arial" w:hAnsi="Arial" w:cs="Arial"/>
          <w:color w:val="000000"/>
          <w:sz w:val="27"/>
          <w:szCs w:val="27"/>
        </w:rPr>
        <w:t> by dropping a perpendicular from that point to the plane of the drawing.) An isometric </w:t>
      </w:r>
      <w:hyperlink r:id="rId76" w:history="1">
        <w:r>
          <w:rPr>
            <w:rStyle w:val="Hyperlink"/>
            <w:rFonts w:ascii="Arial" w:hAnsi="Arial" w:cs="Arial"/>
            <w:color w:val="106596"/>
            <w:sz w:val="27"/>
            <w:szCs w:val="27"/>
            <w:bdr w:val="none" w:sz="0" w:space="0" w:color="auto" w:frame="1"/>
          </w:rPr>
          <w:t>projection</w:t>
        </w:r>
      </w:hyperlink>
      <w:r>
        <w:rPr>
          <w:rFonts w:ascii="Arial" w:hAnsi="Arial" w:cs="Arial"/>
          <w:color w:val="000000"/>
          <w:sz w:val="27"/>
          <w:szCs w:val="27"/>
        </w:rPr>
        <w:t> results if the plane is oriented so that it makes equal angles (hence “isometric,” or “equal measure”) with the three principal planes of the object. Thus, in an isometric drawing of a cube, the three visible faces appear as equilateral parallelograms; that is, while all of the parallel edges of the cube are projected as parallel lines, the horizontal edges are drawn at an angle (usually 30°) from the normal horizontal axes, and the vertical edges, which are parallel to the principal axes, appear in their true proportions.</w:t>
      </w:r>
    </w:p>
    <w:p w:rsidR="00F8197D" w:rsidRDefault="00E63481" w:rsidP="00F8197D">
      <w:pPr>
        <w:rPr>
          <w:rFonts w:ascii="Open Sans" w:hAnsi="Open Sans"/>
          <w:color w:val="606062"/>
        </w:rPr>
      </w:pPr>
      <w:proofErr w:type="gramStart"/>
      <w:r>
        <w:rPr>
          <w:rFonts w:ascii="Open Sans" w:hAnsi="Open Sans"/>
          <w:color w:val="606062"/>
        </w:rPr>
        <w:t>question</w:t>
      </w:r>
      <w:proofErr w:type="gramEnd"/>
      <w:r>
        <w:rPr>
          <w:rFonts w:ascii="Open Sans" w:hAnsi="Open Sans"/>
          <w:color w:val="606062"/>
        </w:rPr>
        <w:t xml:space="preserve"> </w:t>
      </w:r>
    </w:p>
    <w:p w:rsidR="00E63481" w:rsidRDefault="00E63481" w:rsidP="00E63481">
      <w:pPr>
        <w:pStyle w:val="ListParagraph"/>
        <w:numPr>
          <w:ilvl w:val="0"/>
          <w:numId w:val="12"/>
        </w:numPr>
        <w:rPr>
          <w:rFonts w:ascii="Open Sans" w:hAnsi="Open Sans"/>
          <w:color w:val="606062"/>
        </w:rPr>
      </w:pPr>
      <w:r>
        <w:rPr>
          <w:rFonts w:ascii="Open Sans" w:hAnsi="Open Sans"/>
          <w:color w:val="606062"/>
        </w:rPr>
        <w:t xml:space="preserve">define isometric </w:t>
      </w:r>
    </w:p>
    <w:p w:rsidR="00E63481" w:rsidRDefault="00E63481" w:rsidP="00E63481">
      <w:pPr>
        <w:pStyle w:val="ListParagraph"/>
        <w:numPr>
          <w:ilvl w:val="0"/>
          <w:numId w:val="12"/>
        </w:numPr>
        <w:rPr>
          <w:rFonts w:ascii="Open Sans" w:hAnsi="Open Sans"/>
          <w:color w:val="606062"/>
        </w:rPr>
      </w:pPr>
      <w:r>
        <w:rPr>
          <w:rFonts w:ascii="Open Sans" w:hAnsi="Open Sans"/>
          <w:color w:val="606062"/>
        </w:rPr>
        <w:t>draw isometric block</w:t>
      </w:r>
    </w:p>
    <w:p w:rsidR="00E63481" w:rsidRDefault="00E63481" w:rsidP="00E63481">
      <w:pPr>
        <w:pStyle w:val="ListParagraph"/>
        <w:rPr>
          <w:rFonts w:ascii="Open Sans" w:hAnsi="Open Sans"/>
          <w:color w:val="606062"/>
        </w:rPr>
      </w:pPr>
      <w:proofErr w:type="gramStart"/>
      <w:r>
        <w:rPr>
          <w:rFonts w:ascii="Open Sans" w:hAnsi="Open Sans"/>
          <w:color w:val="606062"/>
        </w:rPr>
        <w:t>week</w:t>
      </w:r>
      <w:proofErr w:type="gramEnd"/>
      <w:r>
        <w:rPr>
          <w:rFonts w:ascii="Open Sans" w:hAnsi="Open Sans"/>
          <w:color w:val="606062"/>
        </w:rPr>
        <w:t xml:space="preserve"> 8; oblique drawing</w:t>
      </w:r>
    </w:p>
    <w:p w:rsidR="00E63481" w:rsidRDefault="00E63481" w:rsidP="00E63481">
      <w:pPr>
        <w:pStyle w:val="Heading2"/>
        <w:shd w:val="clear" w:color="auto" w:fill="FFFFFF"/>
        <w:spacing w:before="0"/>
        <w:rPr>
          <w:rFonts w:ascii="Helvetica" w:hAnsi="Helvetica" w:cs="Helvetica"/>
          <w:color w:val="375C71"/>
          <w:spacing w:val="11"/>
          <w:sz w:val="37"/>
          <w:szCs w:val="37"/>
        </w:rPr>
      </w:pPr>
      <w:r>
        <w:rPr>
          <w:rFonts w:ascii="Helvetica" w:hAnsi="Helvetica" w:cs="Helvetica"/>
          <w:color w:val="375C71"/>
          <w:spacing w:val="11"/>
          <w:sz w:val="37"/>
          <w:szCs w:val="37"/>
        </w:rPr>
        <w:t>Definition of </w:t>
      </w:r>
      <w:r>
        <w:rPr>
          <w:rFonts w:ascii="Helvetica" w:hAnsi="Helvetica" w:cs="Helvetica"/>
          <w:smallCaps/>
          <w:color w:val="375C71"/>
          <w:spacing w:val="11"/>
          <w:sz w:val="39"/>
          <w:szCs w:val="39"/>
        </w:rPr>
        <w:t>oblique drawing</w:t>
      </w:r>
    </w:p>
    <w:p w:rsidR="00E63481" w:rsidRPr="008E7AEA" w:rsidRDefault="00E63481" w:rsidP="008E7AEA">
      <w:pPr>
        <w:pStyle w:val="definition-inner-item"/>
        <w:numPr>
          <w:ilvl w:val="0"/>
          <w:numId w:val="13"/>
        </w:numPr>
        <w:shd w:val="clear" w:color="auto" w:fill="FFFFFF"/>
        <w:spacing w:before="0" w:beforeAutospacing="0" w:after="0" w:afterAutospacing="0" w:line="360" w:lineRule="atLeast"/>
        <w:ind w:left="0"/>
        <w:rPr>
          <w:rFonts w:ascii="Open Sans" w:hAnsi="Open Sans" w:cs="Helvetica"/>
          <w:color w:val="3B3E41"/>
          <w:spacing w:val="10"/>
          <w:sz w:val="27"/>
          <w:szCs w:val="27"/>
        </w:rPr>
      </w:pPr>
      <w:r>
        <w:rPr>
          <w:rStyle w:val="intro-colon"/>
          <w:rFonts w:ascii="Open Sans" w:hAnsi="Open Sans" w:cs="Helvetica"/>
          <w:b/>
          <w:bCs/>
          <w:color w:val="3B3E41"/>
          <w:spacing w:val="10"/>
        </w:rPr>
        <w:t>:</w:t>
      </w:r>
      <w:r>
        <w:rPr>
          <w:rFonts w:ascii="Open Sans" w:hAnsi="Open Sans" w:cs="Helvetica"/>
          <w:color w:val="3B3E41"/>
          <w:spacing w:val="10"/>
          <w:sz w:val="27"/>
          <w:szCs w:val="27"/>
        </w:rPr>
        <w:t xml:space="preserve">  a projective drawing of which the frontal lines are given in true proportions and relations and all others at suitable angles other than 90 degrees without regard to the rules of linear </w:t>
      </w:r>
      <w:proofErr w:type="spellStart"/>
      <w:r>
        <w:rPr>
          <w:rFonts w:ascii="Open Sans" w:hAnsi="Open Sans" w:cs="Helvetica"/>
          <w:color w:val="3B3E41"/>
          <w:spacing w:val="10"/>
          <w:sz w:val="27"/>
          <w:szCs w:val="27"/>
        </w:rPr>
        <w:t>perspe</w:t>
      </w:r>
      <w:proofErr w:type="spellEnd"/>
    </w:p>
    <w:p w:rsidR="00E63481" w:rsidRDefault="00E63481" w:rsidP="008E7AEA">
      <w:pPr>
        <w:pStyle w:val="ListParagraph"/>
        <w:shd w:val="clear" w:color="auto" w:fill="ECE2EC"/>
        <w:spacing w:after="0" w:line="240" w:lineRule="auto"/>
        <w:rPr>
          <w:rFonts w:ascii="Times New Roman" w:eastAsia="Times New Roman" w:hAnsi="Times New Roman" w:cs="Times New Roman"/>
          <w:color w:val="000000"/>
          <w:sz w:val="27"/>
          <w:szCs w:val="27"/>
        </w:rPr>
      </w:pPr>
    </w:p>
    <w:p w:rsidR="00E63481" w:rsidRPr="008E7AEA" w:rsidRDefault="00E63481" w:rsidP="008E7AEA">
      <w:pPr>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8E7AEA">
      <w:pPr>
        <w:pStyle w:val="ListParagraph"/>
        <w:shd w:val="clear" w:color="auto" w:fill="ECE2EC"/>
        <w:spacing w:after="0" w:line="240" w:lineRule="auto"/>
        <w:rPr>
          <w:rFonts w:ascii="Times New Roman" w:eastAsia="Times New Roman" w:hAnsi="Times New Roman" w:cs="Times New Roman"/>
          <w:color w:val="000000"/>
          <w:sz w:val="27"/>
          <w:szCs w:val="27"/>
        </w:rPr>
      </w:pPr>
    </w:p>
    <w:p w:rsidR="00E63481" w:rsidRPr="008E7AEA" w:rsidRDefault="00E63481" w:rsidP="008E7AEA">
      <w:pPr>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8E7AEA">
      <w:pPr>
        <w:pStyle w:val="ListParagraph"/>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8E7AEA">
      <w:pPr>
        <w:pStyle w:val="ListParagraph"/>
        <w:shd w:val="clear" w:color="auto" w:fill="ECE2EC"/>
        <w:spacing w:after="0" w:line="240" w:lineRule="auto"/>
        <w:rPr>
          <w:rFonts w:ascii="Times New Roman" w:eastAsia="Times New Roman" w:hAnsi="Times New Roman" w:cs="Times New Roman"/>
          <w:color w:val="000000"/>
          <w:sz w:val="27"/>
          <w:szCs w:val="27"/>
        </w:rPr>
      </w:pPr>
      <w:r>
        <w:rPr>
          <w:noProof/>
        </w:rPr>
        <w:drawing>
          <wp:inline distT="0" distB="0" distL="0" distR="0">
            <wp:extent cx="762000" cy="561975"/>
            <wp:effectExtent l="0" t="0" r="0" b="0"/>
            <wp:docPr id="96" name="Picture 96" descr="pp3df4401b.gif">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p3df4401b.gif">
                      <a:hlinkClick r:id="rId77"/>
                    </pic:cNvPr>
                    <pic:cNvPicPr>
                      <a:picLocks noChangeAspect="1" noChangeArrowheads="1"/>
                    </pic:cNvPicPr>
                  </pic:nvPicPr>
                  <pic:blipFill>
                    <a:blip r:embed="rId78"/>
                    <a:srcRect/>
                    <a:stretch>
                      <a:fillRect/>
                    </a:stretch>
                  </pic:blipFill>
                  <pic:spPr bwMode="auto">
                    <a:xfrm>
                      <a:off x="0" y="0"/>
                      <a:ext cx="762000" cy="561975"/>
                    </a:xfrm>
                    <a:prstGeom prst="rect">
                      <a:avLst/>
                    </a:prstGeom>
                    <a:noFill/>
                    <a:ln w="9525">
                      <a:noFill/>
                      <a:miter lim="800000"/>
                      <a:headEnd/>
                      <a:tailEnd/>
                    </a:ln>
                  </pic:spPr>
                </pic:pic>
              </a:graphicData>
            </a:graphic>
          </wp:inline>
        </w:drawing>
      </w:r>
    </w:p>
    <w:p w:rsidR="00E63481" w:rsidRPr="00E63481" w:rsidRDefault="00E63481" w:rsidP="008E7AEA">
      <w:pPr>
        <w:pStyle w:val="ListParagraph"/>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8E7AEA">
      <w:pPr>
        <w:pStyle w:val="ListParagraph"/>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8E7AEA">
      <w:pPr>
        <w:pStyle w:val="ListParagraph"/>
        <w:shd w:val="clear" w:color="auto" w:fill="ECE2EC"/>
        <w:spacing w:after="0" w:line="240" w:lineRule="auto"/>
        <w:rPr>
          <w:rFonts w:ascii="Times New Roman" w:eastAsia="Times New Roman" w:hAnsi="Times New Roman" w:cs="Times New Roman"/>
          <w:color w:val="000000"/>
          <w:sz w:val="27"/>
          <w:szCs w:val="27"/>
        </w:rPr>
      </w:pPr>
      <w:r>
        <w:rPr>
          <w:noProof/>
        </w:rPr>
        <w:drawing>
          <wp:inline distT="0" distB="0" distL="0" distR="0">
            <wp:extent cx="809625" cy="180975"/>
            <wp:effectExtent l="0" t="0" r="0" b="0"/>
            <wp:docPr id="99" name="Picture 99" descr="pp3df4401b.gif">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p3df4401b.gif">
                      <a:hlinkClick r:id="rId79"/>
                    </pic:cNvPr>
                    <pic:cNvPicPr>
                      <a:picLocks noChangeAspect="1" noChangeArrowheads="1"/>
                    </pic:cNvPicPr>
                  </pic:nvPicPr>
                  <pic:blipFill>
                    <a:blip r:embed="rId78"/>
                    <a:srcRect/>
                    <a:stretch>
                      <a:fillRect/>
                    </a:stretch>
                  </pic:blipFill>
                  <pic:spPr bwMode="auto">
                    <a:xfrm>
                      <a:off x="0" y="0"/>
                      <a:ext cx="809625" cy="180975"/>
                    </a:xfrm>
                    <a:prstGeom prst="rect">
                      <a:avLst/>
                    </a:prstGeom>
                    <a:noFill/>
                    <a:ln w="9525">
                      <a:noFill/>
                      <a:miter lim="800000"/>
                      <a:headEnd/>
                      <a:tailEnd/>
                    </a:ln>
                  </pic:spPr>
                </pic:pic>
              </a:graphicData>
            </a:graphic>
          </wp:inline>
        </w:drawing>
      </w:r>
    </w:p>
    <w:p w:rsidR="00E63481" w:rsidRPr="00E63481" w:rsidRDefault="00E63481" w:rsidP="008E7AEA">
      <w:pPr>
        <w:pStyle w:val="ListParagraph"/>
        <w:shd w:val="clear" w:color="auto" w:fill="ECE2EC"/>
        <w:spacing w:after="0" w:line="240" w:lineRule="auto"/>
        <w:rPr>
          <w:rFonts w:ascii="Times New Roman" w:eastAsia="Times New Roman" w:hAnsi="Times New Roman" w:cs="Times New Roman"/>
          <w:color w:val="000000"/>
          <w:sz w:val="27"/>
          <w:szCs w:val="27"/>
        </w:rPr>
      </w:pPr>
      <w:r>
        <w:rPr>
          <w:noProof/>
        </w:rPr>
        <w:drawing>
          <wp:inline distT="0" distB="0" distL="0" distR="0">
            <wp:extent cx="200025" cy="171450"/>
            <wp:effectExtent l="0" t="0" r="0" b="0"/>
            <wp:docPr id="100" name="Picture 100" descr="pp3df4401b.gif">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p3df4401b.gif">
                      <a:hlinkClick r:id="rId80"/>
                    </pic:cNvPr>
                    <pic:cNvPicPr>
                      <a:picLocks noChangeAspect="1" noChangeArrowheads="1"/>
                    </pic:cNvPicPr>
                  </pic:nvPicPr>
                  <pic:blipFill>
                    <a:blip r:embed="rId78"/>
                    <a:srcRect/>
                    <a:stretch>
                      <a:fillRect/>
                    </a:stretch>
                  </pic:blipFill>
                  <pic:spPr bwMode="auto">
                    <a:xfrm>
                      <a:off x="0" y="0"/>
                      <a:ext cx="200025" cy="171450"/>
                    </a:xfrm>
                    <a:prstGeom prst="rect">
                      <a:avLst/>
                    </a:prstGeom>
                    <a:noFill/>
                    <a:ln w="9525">
                      <a:noFill/>
                      <a:miter lim="800000"/>
                      <a:headEnd/>
                      <a:tailEnd/>
                    </a:ln>
                  </pic:spPr>
                </pic:pic>
              </a:graphicData>
            </a:graphic>
          </wp:inline>
        </w:drawing>
      </w:r>
    </w:p>
    <w:p w:rsidR="00E63481" w:rsidRPr="00E63481" w:rsidRDefault="00E63481" w:rsidP="008E7AEA">
      <w:pPr>
        <w:pStyle w:val="ListParagraph"/>
        <w:shd w:val="clear" w:color="auto" w:fill="ECE2EC"/>
        <w:spacing w:after="0" w:line="240" w:lineRule="auto"/>
        <w:rPr>
          <w:rFonts w:ascii="Times New Roman" w:eastAsia="Times New Roman" w:hAnsi="Times New Roman" w:cs="Times New Roman"/>
          <w:color w:val="000000"/>
          <w:sz w:val="27"/>
          <w:szCs w:val="27"/>
        </w:rPr>
      </w:pPr>
      <w:r>
        <w:rPr>
          <w:noProof/>
        </w:rPr>
        <w:drawing>
          <wp:inline distT="0" distB="0" distL="0" distR="0">
            <wp:extent cx="200025" cy="180975"/>
            <wp:effectExtent l="0" t="0" r="0" b="0"/>
            <wp:docPr id="101" name="Picture 101" descr="pp3df4401b.gif">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p3df4401b.gif">
                      <a:hlinkClick r:id="rId81"/>
                    </pic:cNvPr>
                    <pic:cNvPicPr>
                      <a:picLocks noChangeAspect="1" noChangeArrowheads="1"/>
                    </pic:cNvPicPr>
                  </pic:nvPicPr>
                  <pic:blipFill>
                    <a:blip r:embed="rId78"/>
                    <a:srcRect/>
                    <a:stretch>
                      <a:fillRect/>
                    </a:stretch>
                  </pic:blipFill>
                  <pic:spPr bwMode="auto">
                    <a:xfrm>
                      <a:off x="0" y="0"/>
                      <a:ext cx="200025" cy="180975"/>
                    </a:xfrm>
                    <a:prstGeom prst="rect">
                      <a:avLst/>
                    </a:prstGeom>
                    <a:noFill/>
                    <a:ln w="9525">
                      <a:noFill/>
                      <a:miter lim="800000"/>
                      <a:headEnd/>
                      <a:tailEnd/>
                    </a:ln>
                  </pic:spPr>
                </pic:pic>
              </a:graphicData>
            </a:graphic>
          </wp:inline>
        </w:drawing>
      </w:r>
    </w:p>
    <w:p w:rsidR="00E63481" w:rsidRPr="00E63481" w:rsidRDefault="00E63481" w:rsidP="008E7AEA">
      <w:pPr>
        <w:pStyle w:val="ListParagraph"/>
        <w:shd w:val="clear" w:color="auto" w:fill="ECE2EC"/>
        <w:spacing w:after="0" w:line="240" w:lineRule="auto"/>
        <w:rPr>
          <w:rFonts w:ascii="Times New Roman" w:eastAsia="Times New Roman" w:hAnsi="Times New Roman" w:cs="Times New Roman"/>
          <w:color w:val="000000"/>
          <w:sz w:val="27"/>
          <w:szCs w:val="27"/>
        </w:rPr>
      </w:pPr>
      <w:r>
        <w:rPr>
          <w:noProof/>
        </w:rPr>
        <w:drawing>
          <wp:inline distT="0" distB="0" distL="0" distR="0">
            <wp:extent cx="190500" cy="171450"/>
            <wp:effectExtent l="0" t="0" r="0" b="0"/>
            <wp:docPr id="102" name="Picture 102" descr="pp3df4401b.gif">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p3df4401b.gif">
                      <a:hlinkClick r:id="rId82"/>
                    </pic:cNvPr>
                    <pic:cNvPicPr>
                      <a:picLocks noChangeAspect="1" noChangeArrowheads="1"/>
                    </pic:cNvPicPr>
                  </pic:nvPicPr>
                  <pic:blipFill>
                    <a:blip r:embed="rId78"/>
                    <a:srcRect/>
                    <a:stretch>
                      <a:fillRect/>
                    </a:stretch>
                  </pic:blipFill>
                  <pic:spPr bwMode="auto">
                    <a:xfrm>
                      <a:off x="0" y="0"/>
                      <a:ext cx="190500" cy="171450"/>
                    </a:xfrm>
                    <a:prstGeom prst="rect">
                      <a:avLst/>
                    </a:prstGeom>
                    <a:noFill/>
                    <a:ln w="9525">
                      <a:noFill/>
                      <a:miter lim="800000"/>
                      <a:headEnd/>
                      <a:tailEnd/>
                    </a:ln>
                  </pic:spPr>
                </pic:pic>
              </a:graphicData>
            </a:graphic>
          </wp:inline>
        </w:drawing>
      </w:r>
    </w:p>
    <w:p w:rsidR="00E63481" w:rsidRPr="00E63481" w:rsidRDefault="00E63481" w:rsidP="008E7AEA">
      <w:pPr>
        <w:pStyle w:val="ListParagraph"/>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8E7AEA">
      <w:pPr>
        <w:pStyle w:val="ListParagraph"/>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8E7AEA">
      <w:pPr>
        <w:pStyle w:val="ListParagraph"/>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8E7AEA">
      <w:pPr>
        <w:pStyle w:val="ListParagraph"/>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8E7AEA">
      <w:pPr>
        <w:pStyle w:val="ListParagraph"/>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8E7AEA">
      <w:pPr>
        <w:pStyle w:val="ListParagraph"/>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8E7AEA">
      <w:pPr>
        <w:pStyle w:val="ListParagraph"/>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8E7AEA">
      <w:pPr>
        <w:pStyle w:val="ListParagraph"/>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E63481">
      <w:pPr>
        <w:pStyle w:val="ListParagraph"/>
        <w:numPr>
          <w:ilvl w:val="0"/>
          <w:numId w:val="13"/>
        </w:numPr>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E63481">
      <w:pPr>
        <w:pStyle w:val="ListParagraph"/>
        <w:numPr>
          <w:ilvl w:val="0"/>
          <w:numId w:val="13"/>
        </w:numPr>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E63481">
      <w:pPr>
        <w:pStyle w:val="ListParagraph"/>
        <w:numPr>
          <w:ilvl w:val="0"/>
          <w:numId w:val="13"/>
        </w:numPr>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E63481">
      <w:pPr>
        <w:pStyle w:val="ListParagraph"/>
        <w:numPr>
          <w:ilvl w:val="0"/>
          <w:numId w:val="13"/>
        </w:numPr>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E63481">
      <w:pPr>
        <w:pStyle w:val="ListParagraph"/>
        <w:numPr>
          <w:ilvl w:val="0"/>
          <w:numId w:val="13"/>
        </w:numPr>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E63481">
      <w:pPr>
        <w:pStyle w:val="ListParagraph"/>
        <w:numPr>
          <w:ilvl w:val="0"/>
          <w:numId w:val="13"/>
        </w:numPr>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E63481">
      <w:pPr>
        <w:pStyle w:val="ListParagraph"/>
        <w:numPr>
          <w:ilvl w:val="0"/>
          <w:numId w:val="13"/>
        </w:numPr>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E63481">
      <w:pPr>
        <w:pStyle w:val="ListParagraph"/>
        <w:numPr>
          <w:ilvl w:val="0"/>
          <w:numId w:val="13"/>
        </w:numPr>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E63481">
      <w:pPr>
        <w:pStyle w:val="ListParagraph"/>
        <w:numPr>
          <w:ilvl w:val="0"/>
          <w:numId w:val="13"/>
        </w:numPr>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E63481">
      <w:pPr>
        <w:pStyle w:val="ListParagraph"/>
        <w:numPr>
          <w:ilvl w:val="0"/>
          <w:numId w:val="13"/>
        </w:numPr>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E63481">
      <w:pPr>
        <w:pStyle w:val="ListParagraph"/>
        <w:numPr>
          <w:ilvl w:val="0"/>
          <w:numId w:val="13"/>
        </w:numPr>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E63481">
      <w:pPr>
        <w:pStyle w:val="ListParagraph"/>
        <w:numPr>
          <w:ilvl w:val="0"/>
          <w:numId w:val="13"/>
        </w:numPr>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E63481">
      <w:pPr>
        <w:pStyle w:val="ListParagraph"/>
        <w:numPr>
          <w:ilvl w:val="0"/>
          <w:numId w:val="13"/>
        </w:numPr>
        <w:shd w:val="clear" w:color="auto" w:fill="ECE2EC"/>
        <w:spacing w:after="0" w:line="240" w:lineRule="auto"/>
        <w:rPr>
          <w:rFonts w:ascii="Times New Roman" w:eastAsia="Times New Roman" w:hAnsi="Times New Roman" w:cs="Times New Roman"/>
          <w:color w:val="000000"/>
          <w:sz w:val="27"/>
          <w:szCs w:val="27"/>
        </w:rPr>
      </w:pPr>
      <w:r>
        <w:rPr>
          <w:noProof/>
        </w:rPr>
        <w:drawing>
          <wp:inline distT="0" distB="0" distL="0" distR="0">
            <wp:extent cx="809625" cy="571500"/>
            <wp:effectExtent l="0" t="0" r="0" b="0"/>
            <wp:docPr id="123" name="Picture 123" descr="pp3df4401b.gif">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pp3df4401b.gif">
                      <a:hlinkClick r:id="rId83"/>
                    </pic:cNvPr>
                    <pic:cNvPicPr>
                      <a:picLocks noChangeAspect="1" noChangeArrowheads="1"/>
                    </pic:cNvPicPr>
                  </pic:nvPicPr>
                  <pic:blipFill>
                    <a:blip r:embed="rId78"/>
                    <a:srcRect/>
                    <a:stretch>
                      <a:fillRect/>
                    </a:stretch>
                  </pic:blipFill>
                  <pic:spPr bwMode="auto">
                    <a:xfrm>
                      <a:off x="0" y="0"/>
                      <a:ext cx="809625" cy="571500"/>
                    </a:xfrm>
                    <a:prstGeom prst="rect">
                      <a:avLst/>
                    </a:prstGeom>
                    <a:noFill/>
                    <a:ln w="9525">
                      <a:noFill/>
                      <a:miter lim="800000"/>
                      <a:headEnd/>
                      <a:tailEnd/>
                    </a:ln>
                  </pic:spPr>
                </pic:pic>
              </a:graphicData>
            </a:graphic>
          </wp:inline>
        </w:drawing>
      </w:r>
    </w:p>
    <w:p w:rsidR="00E63481" w:rsidRPr="00E63481" w:rsidRDefault="00E63481" w:rsidP="00E63481">
      <w:pPr>
        <w:pStyle w:val="ListParagraph"/>
        <w:numPr>
          <w:ilvl w:val="0"/>
          <w:numId w:val="13"/>
        </w:numPr>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E63481">
      <w:pPr>
        <w:pStyle w:val="ListParagraph"/>
        <w:numPr>
          <w:ilvl w:val="0"/>
          <w:numId w:val="13"/>
        </w:numPr>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8E7AEA">
      <w:pPr>
        <w:pStyle w:val="ListParagraph"/>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E63481">
      <w:pPr>
        <w:pStyle w:val="ListParagraph"/>
        <w:numPr>
          <w:ilvl w:val="0"/>
          <w:numId w:val="13"/>
        </w:numPr>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E63481">
      <w:pPr>
        <w:pStyle w:val="ListParagraph"/>
        <w:numPr>
          <w:ilvl w:val="0"/>
          <w:numId w:val="13"/>
        </w:numPr>
        <w:shd w:val="clear" w:color="auto" w:fill="ECE2EC"/>
        <w:spacing w:after="0" w:line="240" w:lineRule="auto"/>
        <w:rPr>
          <w:rFonts w:ascii="Times New Roman" w:eastAsia="Times New Roman" w:hAnsi="Times New Roman" w:cs="Times New Roman"/>
          <w:color w:val="000000"/>
          <w:sz w:val="27"/>
          <w:szCs w:val="27"/>
        </w:rPr>
      </w:pPr>
    </w:p>
    <w:p w:rsidR="00E63481" w:rsidRPr="00E63481" w:rsidRDefault="00E63481" w:rsidP="00E63481">
      <w:pPr>
        <w:pStyle w:val="ListParagraph"/>
        <w:numPr>
          <w:ilvl w:val="0"/>
          <w:numId w:val="13"/>
        </w:numPr>
        <w:shd w:val="clear" w:color="auto" w:fill="ECE2EC"/>
        <w:spacing w:after="0" w:line="240" w:lineRule="auto"/>
        <w:rPr>
          <w:rFonts w:ascii="Times New Roman" w:eastAsia="Times New Roman" w:hAnsi="Times New Roman" w:cs="Times New Roman"/>
          <w:color w:val="000000"/>
          <w:sz w:val="27"/>
          <w:szCs w:val="27"/>
        </w:rPr>
      </w:pPr>
      <w:r>
        <w:rPr>
          <w:noProof/>
        </w:rPr>
        <w:drawing>
          <wp:inline distT="0" distB="0" distL="0" distR="0">
            <wp:extent cx="285750" cy="333375"/>
            <wp:effectExtent l="0" t="0" r="0" b="0"/>
            <wp:docPr id="129" name="Picture 129" descr="pp3df4401b.gif">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pp3df4401b.gif">
                      <a:hlinkClick r:id="rId84"/>
                    </pic:cNvPr>
                    <pic:cNvPicPr>
                      <a:picLocks noChangeAspect="1" noChangeArrowheads="1"/>
                    </pic:cNvPicPr>
                  </pic:nvPicPr>
                  <pic:blipFill>
                    <a:blip r:embed="rId78"/>
                    <a:srcRect/>
                    <a:stretch>
                      <a:fillRect/>
                    </a:stretch>
                  </pic:blipFill>
                  <pic:spPr bwMode="auto">
                    <a:xfrm>
                      <a:off x="0" y="0"/>
                      <a:ext cx="285750" cy="333375"/>
                    </a:xfrm>
                    <a:prstGeom prst="rect">
                      <a:avLst/>
                    </a:prstGeom>
                    <a:noFill/>
                    <a:ln w="9525">
                      <a:noFill/>
                      <a:miter lim="800000"/>
                      <a:headEnd/>
                      <a:tailEnd/>
                    </a:ln>
                  </pic:spPr>
                </pic:pic>
              </a:graphicData>
            </a:graphic>
          </wp:inline>
        </w:drawing>
      </w:r>
    </w:p>
    <w:p w:rsidR="00E63481" w:rsidRPr="00E63481" w:rsidRDefault="00E63481" w:rsidP="00E63481">
      <w:pPr>
        <w:pStyle w:val="ListParagraph"/>
        <w:numPr>
          <w:ilvl w:val="0"/>
          <w:numId w:val="13"/>
        </w:numPr>
        <w:shd w:val="clear" w:color="auto" w:fill="ECE2EC"/>
        <w:spacing w:after="0" w:line="240" w:lineRule="auto"/>
        <w:rPr>
          <w:rFonts w:ascii="Times New Roman" w:eastAsia="Times New Roman" w:hAnsi="Times New Roman" w:cs="Times New Roman"/>
          <w:color w:val="000000"/>
          <w:sz w:val="27"/>
          <w:szCs w:val="27"/>
        </w:rPr>
      </w:pPr>
      <w:r>
        <w:rPr>
          <w:noProof/>
        </w:rPr>
        <w:lastRenderedPageBreak/>
        <w:drawing>
          <wp:inline distT="0" distB="0" distL="0" distR="0">
            <wp:extent cx="238125" cy="314325"/>
            <wp:effectExtent l="0" t="0" r="0" b="0"/>
            <wp:docPr id="130" name="Picture 130" descr="pp3df4401b.gif">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pp3df4401b.gif">
                      <a:hlinkClick r:id="rId85"/>
                    </pic:cNvPr>
                    <pic:cNvPicPr>
                      <a:picLocks noChangeAspect="1" noChangeArrowheads="1"/>
                    </pic:cNvPicPr>
                  </pic:nvPicPr>
                  <pic:blipFill>
                    <a:blip r:embed="rId78"/>
                    <a:srcRect/>
                    <a:stretch>
                      <a:fillRect/>
                    </a:stretch>
                  </pic:blipFill>
                  <pic:spPr bwMode="auto">
                    <a:xfrm>
                      <a:off x="0" y="0"/>
                      <a:ext cx="238125" cy="314325"/>
                    </a:xfrm>
                    <a:prstGeom prst="rect">
                      <a:avLst/>
                    </a:prstGeom>
                    <a:noFill/>
                    <a:ln w="9525">
                      <a:noFill/>
                      <a:miter lim="800000"/>
                      <a:headEnd/>
                      <a:tailEnd/>
                    </a:ln>
                  </pic:spPr>
                </pic:pic>
              </a:graphicData>
            </a:graphic>
          </wp:inline>
        </w:drawing>
      </w:r>
    </w:p>
    <w:p w:rsidR="00E63481" w:rsidRPr="00E63481" w:rsidRDefault="00E63481" w:rsidP="00E63481">
      <w:pPr>
        <w:pStyle w:val="ListParagraph"/>
        <w:numPr>
          <w:ilvl w:val="0"/>
          <w:numId w:val="13"/>
        </w:numPr>
        <w:shd w:val="clear" w:color="auto" w:fill="ECE2EC"/>
        <w:spacing w:after="0" w:line="240" w:lineRule="auto"/>
        <w:rPr>
          <w:rFonts w:ascii="Times New Roman" w:eastAsia="Times New Roman" w:hAnsi="Times New Roman" w:cs="Times New Roman"/>
          <w:color w:val="000000"/>
          <w:sz w:val="27"/>
          <w:szCs w:val="27"/>
        </w:rPr>
      </w:pPr>
      <w:r>
        <w:rPr>
          <w:noProof/>
        </w:rPr>
        <w:drawing>
          <wp:inline distT="0" distB="0" distL="0" distR="0">
            <wp:extent cx="238125" cy="314325"/>
            <wp:effectExtent l="0" t="0" r="0" b="0"/>
            <wp:docPr id="131" name="Picture 131" descr="pp3df4401b.gif">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pp3df4401b.gif">
                      <a:hlinkClick r:id="rId86"/>
                    </pic:cNvPr>
                    <pic:cNvPicPr>
                      <a:picLocks noChangeAspect="1" noChangeArrowheads="1"/>
                    </pic:cNvPicPr>
                  </pic:nvPicPr>
                  <pic:blipFill>
                    <a:blip r:embed="rId78"/>
                    <a:srcRect/>
                    <a:stretch>
                      <a:fillRect/>
                    </a:stretch>
                  </pic:blipFill>
                  <pic:spPr bwMode="auto">
                    <a:xfrm>
                      <a:off x="0" y="0"/>
                      <a:ext cx="238125" cy="314325"/>
                    </a:xfrm>
                    <a:prstGeom prst="rect">
                      <a:avLst/>
                    </a:prstGeom>
                    <a:noFill/>
                    <a:ln w="9525">
                      <a:noFill/>
                      <a:miter lim="800000"/>
                      <a:headEnd/>
                      <a:tailEnd/>
                    </a:ln>
                  </pic:spPr>
                </pic:pic>
              </a:graphicData>
            </a:graphic>
          </wp:inline>
        </w:drawing>
      </w:r>
    </w:p>
    <w:p w:rsidR="00E63481" w:rsidRPr="00E63481" w:rsidRDefault="00E63481" w:rsidP="00E63481">
      <w:pPr>
        <w:pStyle w:val="ListParagraph"/>
        <w:numPr>
          <w:ilvl w:val="0"/>
          <w:numId w:val="13"/>
        </w:numPr>
        <w:shd w:val="clear" w:color="auto" w:fill="ECE2EC"/>
        <w:spacing w:after="0" w:line="240" w:lineRule="auto"/>
        <w:rPr>
          <w:rFonts w:ascii="Times New Roman" w:eastAsia="Times New Roman" w:hAnsi="Times New Roman" w:cs="Times New Roman"/>
          <w:color w:val="000000"/>
          <w:sz w:val="27"/>
          <w:szCs w:val="27"/>
        </w:rPr>
      </w:pPr>
      <w:r w:rsidRPr="00E63481">
        <w:rPr>
          <w:rFonts w:ascii="Times New Roman" w:eastAsia="Times New Roman" w:hAnsi="Times New Roman" w:cs="Times New Roman"/>
          <w:b/>
          <w:bCs/>
          <w:color w:val="070382"/>
          <w:sz w:val="48"/>
        </w:rPr>
        <w:t>‘</w:t>
      </w:r>
      <w:r w:rsidRPr="00E63481">
        <w:rPr>
          <w:rFonts w:ascii="Times New Roman" w:eastAsia="Times New Roman" w:hAnsi="Times New Roman" w:cs="Times New Roman"/>
          <w:b/>
          <w:bCs/>
          <w:color w:val="800000"/>
          <w:sz w:val="48"/>
        </w:rPr>
        <w:t>Cabinet Oblique’</w:t>
      </w:r>
      <w:r w:rsidRPr="00E63481">
        <w:rPr>
          <w:rFonts w:ascii="Times New Roman" w:eastAsia="Times New Roman" w:hAnsi="Times New Roman" w:cs="Times New Roman"/>
          <w:color w:val="000000"/>
          <w:sz w:val="27"/>
          <w:szCs w:val="27"/>
        </w:rPr>
        <w:br/>
      </w:r>
      <w:r w:rsidRPr="00E63481">
        <w:rPr>
          <w:rFonts w:ascii="Arial" w:eastAsia="Times New Roman" w:hAnsi="Arial" w:cs="Arial"/>
          <w:b/>
          <w:bCs/>
          <w:color w:val="000080"/>
          <w:sz w:val="24"/>
          <w:szCs w:val="24"/>
        </w:rPr>
        <w:t>In </w:t>
      </w:r>
      <w:r w:rsidRPr="00E63481">
        <w:rPr>
          <w:rFonts w:ascii="Arial" w:eastAsia="Times New Roman" w:hAnsi="Arial" w:cs="Arial"/>
          <w:b/>
          <w:bCs/>
          <w:i/>
          <w:iCs/>
          <w:color w:val="000080"/>
          <w:sz w:val="29"/>
          <w:u w:val="single"/>
        </w:rPr>
        <w:t>Cabinet oblique</w:t>
      </w:r>
      <w:r w:rsidRPr="00E63481">
        <w:rPr>
          <w:rFonts w:ascii="Arial" w:eastAsia="Times New Roman" w:hAnsi="Arial" w:cs="Arial"/>
          <w:b/>
          <w:bCs/>
          <w:color w:val="000080"/>
          <w:sz w:val="24"/>
          <w:szCs w:val="24"/>
        </w:rPr>
        <w:t> the scale (depth) is halved whilst in Cavalier</w:t>
      </w:r>
      <w:r w:rsidRPr="00E63481">
        <w:rPr>
          <w:rFonts w:ascii="Times New Roman" w:eastAsia="Times New Roman" w:hAnsi="Times New Roman" w:cs="Times New Roman"/>
          <w:color w:val="000000"/>
          <w:sz w:val="27"/>
          <w:szCs w:val="27"/>
        </w:rPr>
        <w:br/>
      </w:r>
      <w:r w:rsidRPr="00E63481">
        <w:rPr>
          <w:rFonts w:ascii="Arial" w:eastAsia="Times New Roman" w:hAnsi="Arial" w:cs="Arial"/>
          <w:b/>
          <w:bCs/>
          <w:color w:val="000080"/>
          <w:sz w:val="24"/>
          <w:szCs w:val="24"/>
        </w:rPr>
        <w:t>oblique the depth scale is the same as in the X and Y directions.</w:t>
      </w:r>
    </w:p>
    <w:p w:rsidR="00E63481" w:rsidRPr="00E63481" w:rsidRDefault="00E63481" w:rsidP="00E63481">
      <w:pPr>
        <w:pStyle w:val="ListParagraph"/>
        <w:numPr>
          <w:ilvl w:val="0"/>
          <w:numId w:val="13"/>
        </w:numPr>
        <w:shd w:val="clear" w:color="auto" w:fill="ECE2EC"/>
        <w:spacing w:after="0" w:line="240" w:lineRule="auto"/>
        <w:rPr>
          <w:rFonts w:ascii="Times New Roman" w:eastAsia="Times New Roman" w:hAnsi="Times New Roman" w:cs="Times New Roman"/>
          <w:color w:val="000000"/>
          <w:sz w:val="27"/>
          <w:szCs w:val="27"/>
        </w:rPr>
      </w:pPr>
      <w:r w:rsidRPr="00E63481">
        <w:rPr>
          <w:rFonts w:ascii="Arial" w:eastAsia="Times New Roman" w:hAnsi="Arial" w:cs="Arial"/>
          <w:b/>
          <w:bCs/>
          <w:color w:val="000080"/>
          <w:sz w:val="24"/>
          <w:szCs w:val="24"/>
        </w:rPr>
        <w:t>One remaining drawing conventions is </w:t>
      </w:r>
      <w:r w:rsidRPr="00E63481">
        <w:rPr>
          <w:rFonts w:ascii="Arial" w:eastAsia="Times New Roman" w:hAnsi="Arial" w:cs="Arial"/>
          <w:b/>
          <w:bCs/>
          <w:color w:val="000080"/>
          <w:sz w:val="29"/>
        </w:rPr>
        <w:t>Oblique drawing </w:t>
      </w:r>
      <w:r w:rsidRPr="00E63481">
        <w:rPr>
          <w:rFonts w:ascii="Arial" w:eastAsia="Times New Roman" w:hAnsi="Arial" w:cs="Arial"/>
          <w:b/>
          <w:bCs/>
          <w:color w:val="000080"/>
          <w:sz w:val="24"/>
          <w:szCs w:val="24"/>
        </w:rPr>
        <w:t>–</w:t>
      </w:r>
      <w:r w:rsidRPr="00E63481">
        <w:rPr>
          <w:rFonts w:ascii="Times New Roman" w:eastAsia="Times New Roman" w:hAnsi="Times New Roman" w:cs="Times New Roman"/>
          <w:color w:val="000000"/>
          <w:sz w:val="27"/>
          <w:szCs w:val="27"/>
        </w:rPr>
        <w:br/>
      </w:r>
      <w:r w:rsidRPr="00E63481">
        <w:rPr>
          <w:rFonts w:ascii="Times New Roman" w:eastAsia="Times New Roman" w:hAnsi="Times New Roman" w:cs="Times New Roman"/>
          <w:color w:val="000000"/>
          <w:sz w:val="27"/>
          <w:szCs w:val="27"/>
        </w:rPr>
        <w:br/>
      </w:r>
      <w:r w:rsidRPr="00E63481">
        <w:rPr>
          <w:rFonts w:ascii="Arial" w:eastAsia="Times New Roman" w:hAnsi="Arial" w:cs="Arial"/>
          <w:b/>
          <w:bCs/>
          <w:color w:val="000080"/>
          <w:sz w:val="24"/>
          <w:szCs w:val="24"/>
        </w:rPr>
        <w:t>In this convention the angles used are 45 degrees and 90 degrees.  The only difference between the two named styles is in the scale of the dimension going away from the viewer. </w:t>
      </w:r>
      <w:r w:rsidRPr="00E63481">
        <w:rPr>
          <w:rFonts w:ascii="Times New Roman" w:eastAsia="Times New Roman" w:hAnsi="Times New Roman" w:cs="Times New Roman"/>
          <w:color w:val="000000"/>
          <w:sz w:val="27"/>
          <w:szCs w:val="27"/>
        </w:rPr>
        <w:br/>
      </w:r>
      <w:r w:rsidRPr="00E63481">
        <w:rPr>
          <w:rFonts w:ascii="Arial" w:eastAsia="Times New Roman" w:hAnsi="Arial" w:cs="Arial"/>
          <w:b/>
          <w:bCs/>
          <w:color w:val="000080"/>
          <w:sz w:val="24"/>
          <w:szCs w:val="24"/>
        </w:rPr>
        <w:t>This first example is </w:t>
      </w:r>
      <w:r w:rsidRPr="00E63481">
        <w:rPr>
          <w:rFonts w:ascii="Arial" w:eastAsia="Times New Roman" w:hAnsi="Arial" w:cs="Arial"/>
          <w:b/>
          <w:bCs/>
          <w:i/>
          <w:iCs/>
          <w:color w:val="000080"/>
          <w:sz w:val="29"/>
          <w:u w:val="single"/>
        </w:rPr>
        <w:t>Cavalier Oblique</w:t>
      </w:r>
      <w:r w:rsidRPr="00E63481">
        <w:rPr>
          <w:rFonts w:ascii="Arial" w:eastAsia="Times New Roman" w:hAnsi="Arial" w:cs="Arial"/>
          <w:b/>
          <w:bCs/>
          <w:color w:val="000080"/>
          <w:sz w:val="24"/>
          <w:szCs w:val="24"/>
        </w:rPr>
        <w:t> and shows the full scale (1:1) in the axis </w:t>
      </w:r>
      <w:r w:rsidRPr="00E63481">
        <w:rPr>
          <w:rFonts w:ascii="Times New Roman" w:eastAsia="Times New Roman" w:hAnsi="Times New Roman" w:cs="Times New Roman"/>
          <w:color w:val="000000"/>
          <w:sz w:val="27"/>
          <w:szCs w:val="27"/>
        </w:rPr>
        <w:br/>
      </w:r>
      <w:r w:rsidRPr="00E63481">
        <w:rPr>
          <w:rFonts w:ascii="Times New Roman" w:eastAsia="Times New Roman" w:hAnsi="Times New Roman" w:cs="Times New Roman"/>
          <w:color w:val="800000"/>
          <w:sz w:val="23"/>
        </w:rPr>
        <w:t>       </w:t>
      </w:r>
    </w:p>
    <w:p w:rsidR="00E63481" w:rsidRPr="00E63481" w:rsidRDefault="00E63481" w:rsidP="008E7AEA">
      <w:pPr>
        <w:pStyle w:val="ListParagraph"/>
        <w:numPr>
          <w:ilvl w:val="0"/>
          <w:numId w:val="13"/>
        </w:numPr>
        <w:shd w:val="clear" w:color="auto" w:fill="ECE2EC"/>
        <w:spacing w:after="0" w:line="240" w:lineRule="auto"/>
        <w:rPr>
          <w:ins w:id="45" w:author="Unknown"/>
          <w:rFonts w:ascii="Times New Roman" w:eastAsia="Times New Roman" w:hAnsi="Times New Roman" w:cs="Times New Roman"/>
          <w:color w:val="000000"/>
          <w:sz w:val="27"/>
          <w:szCs w:val="27"/>
        </w:rPr>
      </w:pPr>
      <w:r w:rsidRPr="00E63481">
        <w:rPr>
          <w:rFonts w:ascii="Arial" w:eastAsia="Times New Roman" w:hAnsi="Arial" w:cs="Arial"/>
          <w:b/>
          <w:bCs/>
          <w:color w:val="093232"/>
          <w:sz w:val="24"/>
          <w:szCs w:val="24"/>
        </w:rPr>
        <w:t>This drawing (shown to the left) is symmetric about the horizontal centre-line. </w:t>
      </w:r>
      <w:r w:rsidRPr="00E63481">
        <w:rPr>
          <w:rFonts w:ascii="Times New Roman" w:eastAsia="Times New Roman" w:hAnsi="Times New Roman" w:cs="Times New Roman"/>
          <w:color w:val="000000"/>
          <w:sz w:val="27"/>
          <w:szCs w:val="27"/>
        </w:rPr>
        <w:br/>
      </w:r>
      <w:r w:rsidRPr="00E63481">
        <w:rPr>
          <w:rFonts w:ascii="Arial" w:eastAsia="Times New Roman" w:hAnsi="Arial" w:cs="Arial"/>
          <w:b/>
          <w:bCs/>
          <w:color w:val="093232"/>
          <w:sz w:val="18"/>
        </w:rPr>
        <w:t>                 </w:t>
      </w:r>
      <w:r w:rsidRPr="00E63481">
        <w:rPr>
          <w:rFonts w:ascii="Times New Roman" w:eastAsia="Times New Roman" w:hAnsi="Times New Roman" w:cs="Times New Roman"/>
          <w:color w:val="000000"/>
          <w:sz w:val="27"/>
          <w:szCs w:val="27"/>
        </w:rPr>
        <w:br/>
      </w:r>
      <w:r w:rsidRPr="00E63481">
        <w:rPr>
          <w:rFonts w:ascii="Arial" w:eastAsia="Times New Roman" w:hAnsi="Arial" w:cs="Arial"/>
          <w:b/>
          <w:bCs/>
          <w:color w:val="093232"/>
          <w:sz w:val="24"/>
          <w:szCs w:val="24"/>
        </w:rPr>
        <w:t xml:space="preserve">Centre-lines are chain-dotted and are used for symmetric objects, and also </w:t>
      </w:r>
      <w:proofErr w:type="gramStart"/>
      <w:r w:rsidRPr="00E63481">
        <w:rPr>
          <w:rFonts w:ascii="Arial" w:eastAsia="Times New Roman" w:hAnsi="Arial" w:cs="Arial"/>
          <w:b/>
          <w:bCs/>
          <w:color w:val="093232"/>
          <w:sz w:val="24"/>
          <w:szCs w:val="24"/>
        </w:rPr>
        <w:t>for  showing</w:t>
      </w:r>
      <w:proofErr w:type="gramEnd"/>
      <w:r w:rsidRPr="00E63481">
        <w:rPr>
          <w:rFonts w:ascii="Arial" w:eastAsia="Times New Roman" w:hAnsi="Arial" w:cs="Arial"/>
          <w:b/>
          <w:bCs/>
          <w:color w:val="093232"/>
          <w:sz w:val="24"/>
          <w:szCs w:val="24"/>
        </w:rPr>
        <w:t xml:space="preserve"> the centre of circles and holes. </w:t>
      </w:r>
      <w:r w:rsidRPr="00E63481">
        <w:rPr>
          <w:rFonts w:ascii="Times New Roman" w:eastAsia="Times New Roman" w:hAnsi="Times New Roman" w:cs="Times New Roman"/>
          <w:color w:val="000000"/>
          <w:sz w:val="27"/>
          <w:szCs w:val="27"/>
        </w:rPr>
        <w:br/>
      </w:r>
      <w:r w:rsidRPr="00E63481">
        <w:rPr>
          <w:rFonts w:ascii="Arial" w:eastAsia="Times New Roman" w:hAnsi="Arial" w:cs="Arial"/>
          <w:b/>
          <w:bCs/>
          <w:color w:val="093232"/>
          <w:sz w:val="24"/>
          <w:szCs w:val="24"/>
        </w:rPr>
        <w:t>Drawing dimensions should generally be done directly to the centre-line, as shown on the left.   In many cases this method </w:t>
      </w:r>
      <w:r w:rsidRPr="00E63481">
        <w:rPr>
          <w:rFonts w:ascii="Times New Roman" w:eastAsia="Times New Roman" w:hAnsi="Times New Roman" w:cs="Times New Roman"/>
          <w:color w:val="000000"/>
          <w:sz w:val="27"/>
          <w:szCs w:val="27"/>
        </w:rPr>
        <w:br/>
      </w:r>
      <w:r w:rsidRPr="00E63481">
        <w:rPr>
          <w:rFonts w:ascii="Arial" w:eastAsia="Times New Roman" w:hAnsi="Arial" w:cs="Arial"/>
          <w:b/>
          <w:bCs/>
          <w:color w:val="093232"/>
          <w:sz w:val="24"/>
          <w:szCs w:val="24"/>
        </w:rPr>
        <w:t>can be clearer than just dimensioning </w:t>
      </w:r>
      <w:r w:rsidRPr="00E63481">
        <w:rPr>
          <w:rFonts w:ascii="Times New Roman" w:eastAsia="Times New Roman" w:hAnsi="Times New Roman" w:cs="Times New Roman"/>
          <w:color w:val="000000"/>
          <w:sz w:val="27"/>
          <w:szCs w:val="27"/>
        </w:rPr>
        <w:br/>
      </w:r>
      <w:r w:rsidRPr="00E63481">
        <w:rPr>
          <w:rFonts w:ascii="Arial" w:eastAsia="Times New Roman" w:hAnsi="Arial" w:cs="Arial"/>
          <w:b/>
          <w:bCs/>
          <w:color w:val="093232"/>
          <w:sz w:val="24"/>
          <w:szCs w:val="24"/>
        </w:rPr>
        <w:t>between surfaces.</w:t>
      </w:r>
      <w:r w:rsidRPr="00E63481">
        <w:rPr>
          <w:rFonts w:ascii="Times New Roman" w:eastAsia="Times New Roman" w:hAnsi="Times New Roman" w:cs="Times New Roman"/>
          <w:color w:val="000000"/>
          <w:sz w:val="27"/>
          <w:szCs w:val="27"/>
        </w:rPr>
        <w:br/>
      </w:r>
      <w:r w:rsidRPr="00E63481">
        <w:rPr>
          <w:rFonts w:ascii="Arial" w:eastAsia="Times New Roman" w:hAnsi="Arial" w:cs="Arial"/>
          <w:b/>
          <w:bCs/>
          <w:color w:val="183D18"/>
          <w:sz w:val="14"/>
        </w:rPr>
        <w:t>      </w:t>
      </w:r>
      <w:r w:rsidRPr="00E63481">
        <w:rPr>
          <w:rFonts w:ascii="Times New Roman" w:eastAsia="Times New Roman" w:hAnsi="Times New Roman" w:cs="Times New Roman"/>
          <w:color w:val="000000"/>
          <w:sz w:val="27"/>
          <w:szCs w:val="27"/>
        </w:rPr>
        <w:br/>
      </w:r>
      <w:r w:rsidRPr="00E63481">
        <w:rPr>
          <w:rFonts w:ascii="Arial" w:eastAsia="Times New Roman" w:hAnsi="Arial" w:cs="Arial"/>
          <w:b/>
          <w:bCs/>
          <w:color w:val="183D18"/>
          <w:sz w:val="24"/>
          <w:szCs w:val="24"/>
        </w:rPr>
        <w:t>Note again that the measurements show only numbers.  The statement at the bottom of the drawing identifies that these numbers are the dimensions in </w:t>
      </w:r>
      <w:proofErr w:type="spellStart"/>
      <w:r w:rsidRPr="00E63481">
        <w:rPr>
          <w:rFonts w:ascii="Arial" w:eastAsia="Times New Roman" w:hAnsi="Arial" w:cs="Arial"/>
          <w:b/>
          <w:bCs/>
          <w:i/>
          <w:iCs/>
          <w:color w:val="183D18"/>
          <w:sz w:val="24"/>
          <w:szCs w:val="24"/>
          <w:u w:val="single"/>
        </w:rPr>
        <w:t>Millimetres</w:t>
      </w:r>
      <w:proofErr w:type="spellEnd"/>
      <w:r w:rsidRPr="00E63481">
        <w:rPr>
          <w:rFonts w:ascii="Arial" w:eastAsia="Times New Roman" w:hAnsi="Arial" w:cs="Arial"/>
          <w:b/>
          <w:bCs/>
          <w:color w:val="183D18"/>
          <w:sz w:val="24"/>
          <w:szCs w:val="24"/>
        </w:rPr>
        <w:t>.</w:t>
      </w:r>
    </w:p>
    <w:p w:rsidR="00E63481" w:rsidRPr="00E63481" w:rsidRDefault="00E63481" w:rsidP="00E63481">
      <w:pPr>
        <w:pStyle w:val="ListParagraph"/>
        <w:numPr>
          <w:ilvl w:val="0"/>
          <w:numId w:val="13"/>
        </w:numPr>
        <w:shd w:val="clear" w:color="auto" w:fill="ECE2EC"/>
        <w:spacing w:after="0" w:line="240" w:lineRule="auto"/>
        <w:rPr>
          <w:ins w:id="46" w:author="Unknown"/>
          <w:rFonts w:ascii="Times New Roman" w:eastAsia="Times New Roman" w:hAnsi="Times New Roman" w:cs="Times New Roman"/>
          <w:color w:val="000000"/>
          <w:sz w:val="27"/>
          <w:szCs w:val="27"/>
        </w:rPr>
      </w:pPr>
      <w:r>
        <w:rPr>
          <w:noProof/>
        </w:rPr>
        <w:drawing>
          <wp:inline distT="0" distB="0" distL="0" distR="0">
            <wp:extent cx="3600450" cy="2914650"/>
            <wp:effectExtent l="19050" t="0" r="0" b="0"/>
            <wp:docPr id="133" name="Picture 133" descr="ppa3ff16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ppa3ff164e.png"/>
                    <pic:cNvPicPr>
                      <a:picLocks noChangeAspect="1" noChangeArrowheads="1"/>
                    </pic:cNvPicPr>
                  </pic:nvPicPr>
                  <pic:blipFill>
                    <a:blip r:embed="rId87"/>
                    <a:srcRect/>
                    <a:stretch>
                      <a:fillRect/>
                    </a:stretch>
                  </pic:blipFill>
                  <pic:spPr bwMode="auto">
                    <a:xfrm>
                      <a:off x="0" y="0"/>
                      <a:ext cx="3600450" cy="2914650"/>
                    </a:xfrm>
                    <a:prstGeom prst="rect">
                      <a:avLst/>
                    </a:prstGeom>
                    <a:noFill/>
                    <a:ln w="9525">
                      <a:noFill/>
                      <a:miter lim="800000"/>
                      <a:headEnd/>
                      <a:tailEnd/>
                    </a:ln>
                  </pic:spPr>
                </pic:pic>
              </a:graphicData>
            </a:graphic>
          </wp:inline>
        </w:drawing>
      </w:r>
    </w:p>
    <w:p w:rsidR="00E63481" w:rsidRPr="00E63481" w:rsidRDefault="00E63481" w:rsidP="00E63481">
      <w:pPr>
        <w:pStyle w:val="ListParagraph"/>
        <w:numPr>
          <w:ilvl w:val="0"/>
          <w:numId w:val="13"/>
        </w:numPr>
        <w:shd w:val="clear" w:color="auto" w:fill="ECE2EC"/>
        <w:spacing w:after="0" w:line="240" w:lineRule="auto"/>
        <w:rPr>
          <w:ins w:id="47" w:author="Unknown"/>
          <w:rFonts w:ascii="Times New Roman" w:eastAsia="Times New Roman" w:hAnsi="Times New Roman" w:cs="Times New Roman"/>
          <w:color w:val="000000"/>
          <w:sz w:val="27"/>
          <w:szCs w:val="27"/>
        </w:rPr>
      </w:pPr>
      <w:r>
        <w:rPr>
          <w:noProof/>
        </w:rPr>
        <w:lastRenderedPageBreak/>
        <w:drawing>
          <wp:inline distT="0" distB="0" distL="0" distR="0">
            <wp:extent cx="3705225" cy="2990850"/>
            <wp:effectExtent l="19050" t="0" r="9525" b="0"/>
            <wp:docPr id="134" name="Picture 134" descr="ppecc97e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ppecc97ea8.png"/>
                    <pic:cNvPicPr>
                      <a:picLocks noChangeAspect="1" noChangeArrowheads="1"/>
                    </pic:cNvPicPr>
                  </pic:nvPicPr>
                  <pic:blipFill>
                    <a:blip r:embed="rId88"/>
                    <a:srcRect/>
                    <a:stretch>
                      <a:fillRect/>
                    </a:stretch>
                  </pic:blipFill>
                  <pic:spPr bwMode="auto">
                    <a:xfrm>
                      <a:off x="0" y="0"/>
                      <a:ext cx="3705225" cy="2990850"/>
                    </a:xfrm>
                    <a:prstGeom prst="rect">
                      <a:avLst/>
                    </a:prstGeom>
                    <a:noFill/>
                    <a:ln w="9525">
                      <a:noFill/>
                      <a:miter lim="800000"/>
                      <a:headEnd/>
                      <a:tailEnd/>
                    </a:ln>
                  </pic:spPr>
                </pic:pic>
              </a:graphicData>
            </a:graphic>
          </wp:inline>
        </w:drawing>
      </w:r>
    </w:p>
    <w:p w:rsidR="00E63481" w:rsidRPr="00E63481" w:rsidRDefault="00E63481" w:rsidP="00E63481">
      <w:pPr>
        <w:pStyle w:val="ListParagraph"/>
        <w:numPr>
          <w:ilvl w:val="0"/>
          <w:numId w:val="13"/>
        </w:numPr>
        <w:shd w:val="clear" w:color="auto" w:fill="ECE2EC"/>
        <w:spacing w:after="0" w:line="240" w:lineRule="auto"/>
        <w:rPr>
          <w:ins w:id="48" w:author="Unknown"/>
          <w:rFonts w:ascii="Times New Roman" w:eastAsia="Times New Roman" w:hAnsi="Times New Roman" w:cs="Times New Roman"/>
          <w:color w:val="000000"/>
          <w:sz w:val="27"/>
          <w:szCs w:val="27"/>
        </w:rPr>
      </w:pPr>
      <w:r>
        <w:rPr>
          <w:noProof/>
        </w:rPr>
        <w:drawing>
          <wp:inline distT="0" distB="0" distL="0" distR="0">
            <wp:extent cx="1304925" cy="1247775"/>
            <wp:effectExtent l="19050" t="0" r="9525" b="0"/>
            <wp:docPr id="135" name="Picture 135" descr="ppf8786c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ppf8786c83.png"/>
                    <pic:cNvPicPr>
                      <a:picLocks noChangeAspect="1" noChangeArrowheads="1"/>
                    </pic:cNvPicPr>
                  </pic:nvPicPr>
                  <pic:blipFill>
                    <a:blip r:embed="rId89"/>
                    <a:srcRect/>
                    <a:stretch>
                      <a:fillRect/>
                    </a:stretch>
                  </pic:blipFill>
                  <pic:spPr bwMode="auto">
                    <a:xfrm>
                      <a:off x="0" y="0"/>
                      <a:ext cx="1304925" cy="1247775"/>
                    </a:xfrm>
                    <a:prstGeom prst="rect">
                      <a:avLst/>
                    </a:prstGeom>
                    <a:noFill/>
                    <a:ln w="9525">
                      <a:noFill/>
                      <a:miter lim="800000"/>
                      <a:headEnd/>
                      <a:tailEnd/>
                    </a:ln>
                  </pic:spPr>
                </pic:pic>
              </a:graphicData>
            </a:graphic>
          </wp:inline>
        </w:drawing>
      </w:r>
    </w:p>
    <w:p w:rsidR="00E63481" w:rsidRPr="00E63481" w:rsidRDefault="00E63481" w:rsidP="00E63481">
      <w:pPr>
        <w:pStyle w:val="ListParagraph"/>
        <w:numPr>
          <w:ilvl w:val="0"/>
          <w:numId w:val="13"/>
        </w:numPr>
        <w:shd w:val="clear" w:color="auto" w:fill="ECE2EC"/>
        <w:spacing w:after="0" w:line="240" w:lineRule="auto"/>
        <w:rPr>
          <w:ins w:id="49" w:author="Unknown"/>
          <w:rFonts w:ascii="Times New Roman" w:eastAsia="Times New Roman" w:hAnsi="Times New Roman" w:cs="Times New Roman"/>
          <w:color w:val="000000"/>
          <w:sz w:val="27"/>
          <w:szCs w:val="27"/>
        </w:rPr>
      </w:pPr>
      <w:r>
        <w:rPr>
          <w:noProof/>
        </w:rPr>
        <w:drawing>
          <wp:inline distT="0" distB="0" distL="0" distR="0">
            <wp:extent cx="1352550" cy="1381125"/>
            <wp:effectExtent l="19050" t="0" r="0" b="0"/>
            <wp:docPr id="136" name="Picture 136" descr="pp86958a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p86958abe.png"/>
                    <pic:cNvPicPr>
                      <a:picLocks noChangeAspect="1" noChangeArrowheads="1"/>
                    </pic:cNvPicPr>
                  </pic:nvPicPr>
                  <pic:blipFill>
                    <a:blip r:embed="rId90"/>
                    <a:srcRect/>
                    <a:stretch>
                      <a:fillRect/>
                    </a:stretch>
                  </pic:blipFill>
                  <pic:spPr bwMode="auto">
                    <a:xfrm>
                      <a:off x="0" y="0"/>
                      <a:ext cx="1352550" cy="1381125"/>
                    </a:xfrm>
                    <a:prstGeom prst="rect">
                      <a:avLst/>
                    </a:prstGeom>
                    <a:noFill/>
                    <a:ln w="9525">
                      <a:noFill/>
                      <a:miter lim="800000"/>
                      <a:headEnd/>
                      <a:tailEnd/>
                    </a:ln>
                  </pic:spPr>
                </pic:pic>
              </a:graphicData>
            </a:graphic>
          </wp:inline>
        </w:drawing>
      </w:r>
    </w:p>
    <w:p w:rsidR="00E63481" w:rsidRPr="00E63481" w:rsidRDefault="00E63481" w:rsidP="00E63481">
      <w:pPr>
        <w:pStyle w:val="ListParagraph"/>
        <w:numPr>
          <w:ilvl w:val="0"/>
          <w:numId w:val="13"/>
        </w:numPr>
        <w:shd w:val="clear" w:color="auto" w:fill="ECE2EC"/>
        <w:spacing w:after="0" w:line="240" w:lineRule="auto"/>
        <w:rPr>
          <w:ins w:id="50" w:author="Unknown"/>
          <w:rFonts w:ascii="Times New Roman" w:eastAsia="Times New Roman" w:hAnsi="Times New Roman" w:cs="Times New Roman"/>
          <w:color w:val="000000"/>
          <w:sz w:val="27"/>
          <w:szCs w:val="27"/>
        </w:rPr>
      </w:pPr>
      <w:ins w:id="51" w:author="Unknown">
        <w:r w:rsidRPr="00E63481">
          <w:rPr>
            <w:rFonts w:ascii="Times New Roman" w:eastAsia="Times New Roman" w:hAnsi="Times New Roman" w:cs="Times New Roman"/>
            <w:b/>
            <w:bCs/>
            <w:color w:val="070382"/>
            <w:sz w:val="41"/>
          </w:rPr>
          <w:t>A Simple Guide to Dimensions ... Continued ... </w:t>
        </w:r>
        <w:r w:rsidRPr="00E63481">
          <w:rPr>
            <w:rFonts w:ascii="Times New Roman" w:eastAsia="Times New Roman" w:hAnsi="Times New Roman" w:cs="Times New Roman"/>
            <w:color w:val="000000"/>
            <w:sz w:val="27"/>
            <w:szCs w:val="27"/>
          </w:rPr>
          <w:br/>
        </w:r>
        <w:r w:rsidRPr="00E63481">
          <w:rPr>
            <w:rFonts w:ascii="Arial" w:eastAsia="Times New Roman" w:hAnsi="Arial" w:cs="Arial"/>
            <w:b/>
            <w:bCs/>
            <w:color w:val="0A0A40"/>
            <w:sz w:val="8"/>
          </w:rPr>
          <w:t>            </w:t>
        </w:r>
        <w:r w:rsidRPr="00E63481">
          <w:rPr>
            <w:rFonts w:ascii="Times New Roman" w:eastAsia="Times New Roman" w:hAnsi="Times New Roman" w:cs="Times New Roman"/>
            <w:color w:val="000000"/>
            <w:sz w:val="27"/>
            <w:szCs w:val="27"/>
          </w:rPr>
          <w:br/>
        </w:r>
        <w:r w:rsidRPr="00E63481">
          <w:rPr>
            <w:rFonts w:ascii="Arial" w:eastAsia="Times New Roman" w:hAnsi="Arial" w:cs="Arial"/>
            <w:b/>
            <w:bCs/>
            <w:color w:val="0A0A40"/>
            <w:sz w:val="24"/>
            <w:szCs w:val="24"/>
          </w:rPr>
          <w:t xml:space="preserve">With the left side of the block composed solely </w:t>
        </w:r>
        <w:proofErr w:type="gramStart"/>
        <w:r w:rsidRPr="00E63481">
          <w:rPr>
            <w:rFonts w:ascii="Arial" w:eastAsia="Times New Roman" w:hAnsi="Arial" w:cs="Arial"/>
            <w:b/>
            <w:bCs/>
            <w:color w:val="0A0A40"/>
            <w:sz w:val="24"/>
            <w:szCs w:val="24"/>
          </w:rPr>
          <w:t>of  "</w:t>
        </w:r>
        <w:proofErr w:type="gramEnd"/>
        <w:r w:rsidRPr="00E63481">
          <w:rPr>
            <w:rFonts w:ascii="Arial" w:eastAsia="Times New Roman" w:hAnsi="Arial" w:cs="Arial"/>
            <w:b/>
            <w:bCs/>
            <w:color w:val="0A0A40"/>
            <w:sz w:val="24"/>
            <w:szCs w:val="24"/>
          </w:rPr>
          <w:t xml:space="preserve">radiuses" (radii)  - as shown here, we break our rule that we should not duplicate dimensions. The total length is known because the radius of the curve on the left side is given.  Then, for clarity, we add the overall length </w:t>
        </w:r>
        <w:proofErr w:type="gramStart"/>
        <w:r w:rsidRPr="00E63481">
          <w:rPr>
            <w:rFonts w:ascii="Arial" w:eastAsia="Times New Roman" w:hAnsi="Arial" w:cs="Arial"/>
            <w:b/>
            <w:bCs/>
            <w:color w:val="0A0A40"/>
            <w:sz w:val="24"/>
            <w:szCs w:val="24"/>
          </w:rPr>
          <w:t>of  60</w:t>
        </w:r>
        <w:proofErr w:type="gramEnd"/>
        <w:r w:rsidRPr="00E63481">
          <w:rPr>
            <w:rFonts w:ascii="Arial" w:eastAsia="Times New Roman" w:hAnsi="Arial" w:cs="Arial"/>
            <w:b/>
            <w:bCs/>
            <w:color w:val="0A0A40"/>
            <w:sz w:val="24"/>
            <w:szCs w:val="24"/>
          </w:rPr>
          <w:t xml:space="preserve"> and we note that it is a reference (REF)  dimension.  </w:t>
        </w:r>
        <w:r w:rsidRPr="00E63481">
          <w:rPr>
            <w:rFonts w:ascii="Times New Roman" w:eastAsia="Times New Roman" w:hAnsi="Times New Roman" w:cs="Times New Roman"/>
            <w:color w:val="000000"/>
            <w:sz w:val="27"/>
            <w:szCs w:val="27"/>
          </w:rPr>
          <w:br/>
        </w:r>
        <w:r w:rsidRPr="00E63481">
          <w:rPr>
            <w:rFonts w:ascii="Arial" w:eastAsia="Times New Roman" w:hAnsi="Arial" w:cs="Arial"/>
            <w:b/>
            <w:bCs/>
            <w:i/>
            <w:iCs/>
            <w:color w:val="0A0A40"/>
            <w:sz w:val="24"/>
            <w:szCs w:val="24"/>
            <w:u w:val="single"/>
          </w:rPr>
          <w:t>This means that it is not really required.</w:t>
        </w:r>
        <w:r w:rsidRPr="00E63481">
          <w:rPr>
            <w:rFonts w:ascii="Times New Roman" w:eastAsia="Times New Roman" w:hAnsi="Times New Roman" w:cs="Times New Roman"/>
            <w:color w:val="000000"/>
            <w:sz w:val="27"/>
            <w:szCs w:val="27"/>
          </w:rPr>
          <w:br/>
        </w:r>
        <w:r w:rsidRPr="00E63481">
          <w:rPr>
            <w:rFonts w:ascii="Arial" w:eastAsia="Times New Roman" w:hAnsi="Arial" w:cs="Arial"/>
            <w:b/>
            <w:bCs/>
            <w:color w:val="0A0A40"/>
            <w:sz w:val="11"/>
          </w:rPr>
          <w:t>        </w:t>
        </w:r>
        <w:r w:rsidRPr="00E63481">
          <w:rPr>
            <w:rFonts w:ascii="Times New Roman" w:eastAsia="Times New Roman" w:hAnsi="Times New Roman" w:cs="Times New Roman"/>
            <w:color w:val="000000"/>
            <w:sz w:val="27"/>
            <w:szCs w:val="27"/>
          </w:rPr>
          <w:br/>
        </w:r>
        <w:r w:rsidRPr="00E63481">
          <w:rPr>
            <w:rFonts w:ascii="Arial" w:eastAsia="Times New Roman" w:hAnsi="Arial" w:cs="Arial"/>
            <w:b/>
            <w:bCs/>
            <w:color w:val="0A0A40"/>
            <w:sz w:val="24"/>
            <w:szCs w:val="24"/>
          </w:rPr>
          <w:t xml:space="preserve">Somewhere on the paper, usually the </w:t>
        </w:r>
        <w:proofErr w:type="gramStart"/>
        <w:r w:rsidRPr="00E63481">
          <w:rPr>
            <w:rFonts w:ascii="Arial" w:eastAsia="Times New Roman" w:hAnsi="Arial" w:cs="Arial"/>
            <w:b/>
            <w:bCs/>
            <w:color w:val="0A0A40"/>
            <w:sz w:val="24"/>
            <w:szCs w:val="24"/>
          </w:rPr>
          <w:t>bottom,</w:t>
        </w:r>
        <w:proofErr w:type="gramEnd"/>
        <w:r w:rsidRPr="00E63481">
          <w:rPr>
            <w:rFonts w:ascii="Arial" w:eastAsia="Times New Roman" w:hAnsi="Arial" w:cs="Arial"/>
            <w:b/>
            <w:bCs/>
            <w:color w:val="0A0A40"/>
            <w:sz w:val="24"/>
            <w:szCs w:val="24"/>
          </w:rPr>
          <w:t xml:space="preserve"> there should be placed information on what measuring system is being used    (e.g. inches and </w:t>
        </w:r>
        <w:proofErr w:type="spellStart"/>
        <w:r w:rsidRPr="00E63481">
          <w:rPr>
            <w:rFonts w:ascii="Arial" w:eastAsia="Times New Roman" w:hAnsi="Arial" w:cs="Arial"/>
            <w:b/>
            <w:bCs/>
            <w:color w:val="0A0A40"/>
            <w:sz w:val="24"/>
            <w:szCs w:val="24"/>
          </w:rPr>
          <w:t>millimetres</w:t>
        </w:r>
        <w:proofErr w:type="spellEnd"/>
        <w:r w:rsidRPr="00E63481">
          <w:rPr>
            <w:rFonts w:ascii="Arial" w:eastAsia="Times New Roman" w:hAnsi="Arial" w:cs="Arial"/>
            <w:b/>
            <w:bCs/>
            <w:color w:val="0A0A40"/>
            <w:sz w:val="24"/>
            <w:szCs w:val="24"/>
          </w:rPr>
          <w:t>) and also the scale of the drawing.</w:t>
        </w:r>
      </w:ins>
    </w:p>
    <w:p w:rsidR="00E63481" w:rsidRPr="00E63481" w:rsidRDefault="00E63481" w:rsidP="00E63481">
      <w:pPr>
        <w:pStyle w:val="ListParagraph"/>
        <w:shd w:val="clear" w:color="auto" w:fill="ECE2EC"/>
        <w:spacing w:after="106" w:line="240" w:lineRule="auto"/>
        <w:rPr>
          <w:ins w:id="52" w:author="Unknown"/>
          <w:rFonts w:ascii="Times New Roman" w:eastAsia="Times New Roman" w:hAnsi="Times New Roman" w:cs="Times New Roman"/>
          <w:color w:val="000000"/>
          <w:sz w:val="27"/>
          <w:szCs w:val="27"/>
        </w:rPr>
      </w:pPr>
    </w:p>
    <w:p w:rsidR="00E63481" w:rsidRDefault="008E7AEA" w:rsidP="00E63481">
      <w:pPr>
        <w:pStyle w:val="ListParagraph"/>
        <w:rPr>
          <w:rFonts w:ascii="Open Sans" w:hAnsi="Open Sans"/>
          <w:color w:val="606062"/>
        </w:rPr>
      </w:pPr>
      <w:proofErr w:type="gramStart"/>
      <w:r>
        <w:rPr>
          <w:rFonts w:ascii="Open Sans" w:hAnsi="Open Sans"/>
          <w:color w:val="606062"/>
        </w:rPr>
        <w:t>question</w:t>
      </w:r>
      <w:proofErr w:type="gramEnd"/>
      <w:r>
        <w:rPr>
          <w:rFonts w:ascii="Open Sans" w:hAnsi="Open Sans"/>
          <w:color w:val="606062"/>
        </w:rPr>
        <w:t xml:space="preserve">; </w:t>
      </w:r>
    </w:p>
    <w:p w:rsidR="008E7AEA" w:rsidRDefault="008E7AEA" w:rsidP="008E7AEA">
      <w:pPr>
        <w:pStyle w:val="ListParagraph"/>
        <w:numPr>
          <w:ilvl w:val="1"/>
          <w:numId w:val="13"/>
        </w:numPr>
        <w:rPr>
          <w:rFonts w:ascii="Open Sans" w:hAnsi="Open Sans"/>
          <w:color w:val="606062"/>
        </w:rPr>
      </w:pPr>
      <w:r>
        <w:rPr>
          <w:rFonts w:ascii="Open Sans" w:hAnsi="Open Sans"/>
          <w:color w:val="606062"/>
        </w:rPr>
        <w:t xml:space="preserve">define oblique drawing </w:t>
      </w:r>
    </w:p>
    <w:p w:rsidR="008E7AEA" w:rsidRDefault="008E7AEA" w:rsidP="008E7AEA">
      <w:pPr>
        <w:pStyle w:val="ListParagraph"/>
        <w:numPr>
          <w:ilvl w:val="1"/>
          <w:numId w:val="13"/>
        </w:numPr>
        <w:rPr>
          <w:rFonts w:ascii="Open Sans" w:hAnsi="Open Sans"/>
          <w:color w:val="606062"/>
        </w:rPr>
      </w:pPr>
      <w:r>
        <w:rPr>
          <w:rFonts w:ascii="Open Sans" w:hAnsi="Open Sans"/>
          <w:color w:val="606062"/>
        </w:rPr>
        <w:lastRenderedPageBreak/>
        <w:t>draw oblique block</w:t>
      </w:r>
    </w:p>
    <w:p w:rsidR="008E7AEA" w:rsidRDefault="008E7AEA" w:rsidP="008E7AEA">
      <w:pPr>
        <w:pStyle w:val="ListParagraph"/>
        <w:ind w:left="1440"/>
        <w:rPr>
          <w:rFonts w:ascii="Open Sans" w:hAnsi="Open Sans"/>
          <w:color w:val="606062"/>
        </w:rPr>
      </w:pPr>
      <w:proofErr w:type="gramStart"/>
      <w:r>
        <w:rPr>
          <w:rFonts w:ascii="Open Sans" w:hAnsi="Open Sans"/>
          <w:color w:val="606062"/>
        </w:rPr>
        <w:t>week</w:t>
      </w:r>
      <w:proofErr w:type="gramEnd"/>
      <w:r>
        <w:rPr>
          <w:rFonts w:ascii="Open Sans" w:hAnsi="Open Sans"/>
          <w:color w:val="606062"/>
        </w:rPr>
        <w:t xml:space="preserve"> 9; perspective drawing </w:t>
      </w:r>
    </w:p>
    <w:p w:rsidR="008E7AEA" w:rsidRDefault="008E7AEA" w:rsidP="008E7AEA">
      <w:pPr>
        <w:pStyle w:val="NormalWeb"/>
        <w:shd w:val="clear" w:color="auto" w:fill="FFFFFF"/>
        <w:spacing w:before="0" w:beforeAutospacing="0" w:after="0" w:afterAutospacing="0"/>
        <w:rPr>
          <w:rFonts w:ascii="Verdana" w:hAnsi="Verdana"/>
          <w:i/>
          <w:iCs/>
          <w:color w:val="3F3F3F"/>
        </w:rPr>
      </w:pPr>
      <w:r>
        <w:rPr>
          <w:rFonts w:ascii="Verdana" w:hAnsi="Verdana"/>
          <w:i/>
          <w:iCs/>
          <w:color w:val="3F3F3F"/>
        </w:rPr>
        <w:t>…a mathematical system for representing three-dimensional objects and space on a two-dimensional surface by means of intersecting lines that are drawn vertically and horizontally and that radiate from one point on a horizon line…</w:t>
      </w:r>
    </w:p>
    <w:p w:rsidR="008E7AEA" w:rsidRDefault="008E7AEA" w:rsidP="008E7AEA">
      <w:pPr>
        <w:pStyle w:val="NormalWeb"/>
        <w:shd w:val="clear" w:color="auto" w:fill="FFFFFF"/>
        <w:spacing w:before="0" w:beforeAutospacing="0" w:after="450" w:afterAutospacing="0"/>
        <w:rPr>
          <w:rFonts w:ascii="Verdana" w:hAnsi="Verdana"/>
          <w:color w:val="000000"/>
        </w:rPr>
      </w:pPr>
      <w:r>
        <w:rPr>
          <w:rFonts w:ascii="Verdana" w:hAnsi="Verdana"/>
          <w:color w:val="000000"/>
        </w:rPr>
        <w:t>Although this definition sounds complicated, the concept is relatively simple. One point perspective is a drawing method that shows how things appear to get smaller as they get further away, converging towards a single ‘vanishing point’ on the horizon line. It is a way of drawing objects upon a flat piece of paper (or other drawing surface) so that they look three-dimensional and realistic.</w:t>
      </w:r>
    </w:p>
    <w:p w:rsidR="008E7AEA" w:rsidRDefault="008E7AEA" w:rsidP="008E7AEA">
      <w:pPr>
        <w:pStyle w:val="NormalWeb"/>
        <w:shd w:val="clear" w:color="auto" w:fill="FFFFFF"/>
        <w:spacing w:before="0" w:beforeAutospacing="0" w:after="450" w:afterAutospacing="0"/>
        <w:rPr>
          <w:rFonts w:ascii="Verdana" w:hAnsi="Verdana"/>
          <w:color w:val="000000"/>
        </w:rPr>
      </w:pPr>
      <w:r>
        <w:rPr>
          <w:rFonts w:ascii="Verdana" w:hAnsi="Verdana"/>
          <w:color w:val="000000"/>
        </w:rPr>
        <w:t>Drawing in one point perspective is usually appropriate when the subject is viewed ‘front-on’ (such as when looking directly at the face of a cube or the wall of building) or when looking directly down something long, like a road or railway track. It is popular drawing method with architects and illustrators, especially when drawing room interiors. To understand more about the history of perspective in art, please read our accompanying Guide to Linear Perspective (coming soon).</w:t>
      </w:r>
    </w:p>
    <w:p w:rsidR="008E7AEA" w:rsidRDefault="008E7AEA" w:rsidP="008E7AEA">
      <w:pPr>
        <w:pStyle w:val="NormalWeb"/>
        <w:shd w:val="clear" w:color="auto" w:fill="FFFFFF"/>
        <w:spacing w:before="0" w:beforeAutospacing="0" w:after="450" w:afterAutospacing="0"/>
        <w:rPr>
          <w:rFonts w:ascii="Verdana" w:hAnsi="Verdana"/>
          <w:color w:val="000000"/>
        </w:rPr>
      </w:pPr>
      <w:r>
        <w:rPr>
          <w:rStyle w:val="Emphasis"/>
          <w:rFonts w:ascii="Verdana" w:hAnsi="Verdana"/>
          <w:color w:val="000000"/>
        </w:rPr>
        <w:t xml:space="preserve">Note: If you need to draw something that is not facing you directly, but rather has a corner nearest to you, two point </w:t>
      </w:r>
      <w:proofErr w:type="gramStart"/>
      <w:r>
        <w:rPr>
          <w:rStyle w:val="Emphasis"/>
          <w:rFonts w:ascii="Verdana" w:hAnsi="Verdana"/>
          <w:color w:val="000000"/>
        </w:rPr>
        <w:t>perspective</w:t>
      </w:r>
      <w:proofErr w:type="gramEnd"/>
      <w:r>
        <w:rPr>
          <w:rStyle w:val="Emphasis"/>
          <w:rFonts w:ascii="Verdana" w:hAnsi="Verdana"/>
          <w:color w:val="000000"/>
        </w:rPr>
        <w:t xml:space="preserve"> is likely to be more appropriate.</w:t>
      </w:r>
    </w:p>
    <w:p w:rsidR="008E7AEA" w:rsidRDefault="008E7AEA" w:rsidP="008E7AEA">
      <w:pPr>
        <w:pStyle w:val="NormalWeb"/>
        <w:shd w:val="clear" w:color="auto" w:fill="FFFFFF"/>
        <w:spacing w:before="0" w:beforeAutospacing="0" w:after="450" w:afterAutospacing="0"/>
        <w:rPr>
          <w:rFonts w:ascii="Verdana" w:hAnsi="Verdana"/>
          <w:color w:val="000000"/>
        </w:rPr>
      </w:pPr>
      <w:r>
        <w:rPr>
          <w:rFonts w:ascii="Verdana" w:hAnsi="Verdana"/>
          <w:color w:val="000000"/>
        </w:rPr>
        <w:t> </w:t>
      </w:r>
    </w:p>
    <w:p w:rsidR="008E7AEA" w:rsidRDefault="008E7AEA" w:rsidP="008E7AEA">
      <w:pPr>
        <w:pStyle w:val="Heading3"/>
        <w:shd w:val="clear" w:color="auto" w:fill="FFFFFF"/>
        <w:spacing w:before="0" w:beforeAutospacing="0" w:after="300" w:afterAutospacing="0"/>
        <w:rPr>
          <w:rFonts w:ascii="Arial" w:hAnsi="Arial" w:cs="Arial"/>
          <w:b w:val="0"/>
          <w:bCs w:val="0"/>
          <w:color w:val="000000"/>
          <w:sz w:val="45"/>
          <w:szCs w:val="45"/>
        </w:rPr>
      </w:pPr>
      <w:r>
        <w:rPr>
          <w:rFonts w:ascii="Arial" w:hAnsi="Arial" w:cs="Arial"/>
          <w:b w:val="0"/>
          <w:bCs w:val="0"/>
          <w:color w:val="000000"/>
          <w:sz w:val="45"/>
          <w:szCs w:val="45"/>
        </w:rPr>
        <w:t>Rules of perspective: true shapes, vanishing points and horizon lines</w:t>
      </w:r>
    </w:p>
    <w:p w:rsidR="008E7AEA" w:rsidRDefault="008E7AEA" w:rsidP="008E7AEA">
      <w:pPr>
        <w:pStyle w:val="NormalWeb"/>
        <w:shd w:val="clear" w:color="auto" w:fill="FFFFFF"/>
        <w:spacing w:before="0" w:beforeAutospacing="0" w:after="450" w:afterAutospacing="0"/>
        <w:rPr>
          <w:rFonts w:ascii="Verdana" w:hAnsi="Verdana"/>
          <w:color w:val="000000"/>
        </w:rPr>
      </w:pPr>
      <w:r>
        <w:rPr>
          <w:rFonts w:ascii="Verdana" w:hAnsi="Verdana"/>
          <w:color w:val="000000"/>
        </w:rPr>
        <w:t>In one point perspective, surfaces that face the viewer appear as their </w:t>
      </w:r>
      <w:r>
        <w:rPr>
          <w:rStyle w:val="Strong"/>
          <w:rFonts w:ascii="Verdana" w:hAnsi="Verdana"/>
          <w:color w:val="000000"/>
        </w:rPr>
        <w:t>true shape</w:t>
      </w:r>
      <w:r>
        <w:rPr>
          <w:rFonts w:ascii="Verdana" w:hAnsi="Verdana"/>
          <w:color w:val="000000"/>
        </w:rPr>
        <w:t>, without any distortion. They are drawn using primarily horizontal and vertical lines, as illustrated by the diagram below:</w:t>
      </w:r>
    </w:p>
    <w:p w:rsidR="008E7AEA" w:rsidRDefault="008E7AEA" w:rsidP="008E7AEA">
      <w:pPr>
        <w:rPr>
          <w:rFonts w:ascii="Times New Roman" w:hAnsi="Times New Roman"/>
        </w:rPr>
      </w:pPr>
      <w:r>
        <w:rPr>
          <w:noProof/>
        </w:rPr>
        <w:lastRenderedPageBreak/>
        <w:drawing>
          <wp:inline distT="0" distB="0" distL="0" distR="0">
            <wp:extent cx="6000750" cy="3857625"/>
            <wp:effectExtent l="19050" t="0" r="0" b="0"/>
            <wp:docPr id="188" name="Picture 188" descr="One point perspective phot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One point perspective photography"/>
                    <pic:cNvPicPr>
                      <a:picLocks noChangeAspect="1" noChangeArrowheads="1"/>
                    </pic:cNvPicPr>
                  </pic:nvPicPr>
                  <pic:blipFill>
                    <a:blip r:embed="rId91"/>
                    <a:srcRect/>
                    <a:stretch>
                      <a:fillRect/>
                    </a:stretch>
                  </pic:blipFill>
                  <pic:spPr bwMode="auto">
                    <a:xfrm>
                      <a:off x="0" y="0"/>
                      <a:ext cx="6000750" cy="3857625"/>
                    </a:xfrm>
                    <a:prstGeom prst="rect">
                      <a:avLst/>
                    </a:prstGeom>
                    <a:noFill/>
                    <a:ln w="9525">
                      <a:noFill/>
                      <a:miter lim="800000"/>
                      <a:headEnd/>
                      <a:tailEnd/>
                    </a:ln>
                  </pic:spPr>
                </pic:pic>
              </a:graphicData>
            </a:graphic>
          </wp:inline>
        </w:drawing>
      </w:r>
      <w:r>
        <w:t>In this one point perspective photo, surfaces facing the viewer are undistorted and show their true shape. For example, we see the side of the bath, window and facing surfaces as ordinary squares and rectangles. Their sides are parallel with the edges of the photograph.</w:t>
      </w:r>
    </w:p>
    <w:p w:rsidR="008E7AEA" w:rsidRDefault="008E7AEA" w:rsidP="008E7AEA">
      <w:pPr>
        <w:pStyle w:val="NormalWeb"/>
        <w:shd w:val="clear" w:color="auto" w:fill="FFFFFF"/>
        <w:spacing w:before="0" w:beforeAutospacing="0" w:after="450" w:afterAutospacing="0"/>
        <w:rPr>
          <w:rFonts w:ascii="Verdana" w:hAnsi="Verdana"/>
          <w:color w:val="000000"/>
        </w:rPr>
      </w:pPr>
      <w:r>
        <w:rPr>
          <w:rFonts w:ascii="Verdana" w:hAnsi="Verdana"/>
          <w:color w:val="000000"/>
        </w:rPr>
        <w:t> </w:t>
      </w:r>
    </w:p>
    <w:p w:rsidR="008E7AEA" w:rsidRDefault="008E7AEA" w:rsidP="008E7AEA">
      <w:pPr>
        <w:pStyle w:val="NormalWeb"/>
        <w:shd w:val="clear" w:color="auto" w:fill="FFFFFF"/>
        <w:spacing w:before="0" w:beforeAutospacing="0" w:after="450" w:afterAutospacing="0"/>
        <w:rPr>
          <w:rFonts w:ascii="Verdana" w:hAnsi="Verdana"/>
          <w:color w:val="000000"/>
        </w:rPr>
      </w:pPr>
      <w:r>
        <w:rPr>
          <w:rFonts w:ascii="Verdana" w:hAnsi="Verdana"/>
          <w:color w:val="000000"/>
        </w:rPr>
        <w:t>Surfaces that travel away from the viewer, on the other hand, converge towards a single ‘</w:t>
      </w:r>
      <w:r>
        <w:rPr>
          <w:rStyle w:val="Strong"/>
          <w:rFonts w:ascii="Verdana" w:hAnsi="Verdana"/>
          <w:color w:val="000000"/>
        </w:rPr>
        <w:t>vanishing point</w:t>
      </w:r>
      <w:r>
        <w:rPr>
          <w:rFonts w:ascii="Verdana" w:hAnsi="Verdana"/>
          <w:color w:val="000000"/>
        </w:rPr>
        <w:t>‘. This is a point that is located directly in front of the viewer’s eyes, on a ‘</w:t>
      </w:r>
      <w:r>
        <w:rPr>
          <w:rStyle w:val="Strong"/>
          <w:rFonts w:ascii="Verdana" w:hAnsi="Verdana"/>
          <w:color w:val="000000"/>
        </w:rPr>
        <w:t>horizon line</w:t>
      </w:r>
      <w:r>
        <w:rPr>
          <w:rFonts w:ascii="Verdana" w:hAnsi="Verdana"/>
          <w:color w:val="000000"/>
        </w:rPr>
        <w:t>’ (also known as an ‘eye level line’), as illustrated in the photo below:</w:t>
      </w:r>
    </w:p>
    <w:p w:rsidR="008E7AEA" w:rsidRDefault="008E7AEA" w:rsidP="008E7AEA">
      <w:pPr>
        <w:rPr>
          <w:rFonts w:ascii="Times New Roman" w:hAnsi="Times New Roman"/>
        </w:rPr>
      </w:pPr>
      <w:r>
        <w:rPr>
          <w:noProof/>
        </w:rPr>
        <w:lastRenderedPageBreak/>
        <w:drawing>
          <wp:inline distT="0" distB="0" distL="0" distR="0">
            <wp:extent cx="6000750" cy="4438650"/>
            <wp:effectExtent l="19050" t="0" r="0" b="0"/>
            <wp:docPr id="189" name="Picture 189" descr="1 point perspective showing the vanishing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1 point perspective showing the vanishing point"/>
                    <pic:cNvPicPr>
                      <a:picLocks noChangeAspect="1" noChangeArrowheads="1"/>
                    </pic:cNvPicPr>
                  </pic:nvPicPr>
                  <pic:blipFill>
                    <a:blip r:embed="rId92"/>
                    <a:srcRect/>
                    <a:stretch>
                      <a:fillRect/>
                    </a:stretch>
                  </pic:blipFill>
                  <pic:spPr bwMode="auto">
                    <a:xfrm>
                      <a:off x="0" y="0"/>
                      <a:ext cx="6000750" cy="4438650"/>
                    </a:xfrm>
                    <a:prstGeom prst="rect">
                      <a:avLst/>
                    </a:prstGeom>
                    <a:noFill/>
                    <a:ln w="9525">
                      <a:noFill/>
                      <a:miter lim="800000"/>
                      <a:headEnd/>
                      <a:tailEnd/>
                    </a:ln>
                  </pic:spPr>
                </pic:pic>
              </a:graphicData>
            </a:graphic>
          </wp:inline>
        </w:drawing>
      </w:r>
      <w:r>
        <w:t>All receding edges of the buildings in this one point perspective photo angle towards the single vanishing point. The position of the vanishing point tells us that the photographer was crouching down, with his eye level lowered.</w:t>
      </w:r>
    </w:p>
    <w:p w:rsidR="008E7AEA" w:rsidRDefault="008E7AEA" w:rsidP="008E7AEA">
      <w:pPr>
        <w:pStyle w:val="NormalWeb"/>
        <w:shd w:val="clear" w:color="auto" w:fill="FFFFFF"/>
        <w:spacing w:before="0" w:beforeAutospacing="0" w:after="450" w:afterAutospacing="0"/>
        <w:rPr>
          <w:rFonts w:ascii="Verdana" w:hAnsi="Verdana"/>
          <w:color w:val="000000"/>
        </w:rPr>
      </w:pPr>
      <w:r>
        <w:rPr>
          <w:rFonts w:ascii="Verdana" w:hAnsi="Verdana"/>
          <w:color w:val="000000"/>
        </w:rPr>
        <w:t> </w:t>
      </w:r>
    </w:p>
    <w:p w:rsidR="008E7AEA" w:rsidRDefault="008E7AEA" w:rsidP="008E7AEA">
      <w:pPr>
        <w:pStyle w:val="NormalWeb"/>
        <w:shd w:val="clear" w:color="auto" w:fill="FFFFFF"/>
        <w:spacing w:before="0" w:beforeAutospacing="0" w:after="450" w:afterAutospacing="0"/>
        <w:rPr>
          <w:rFonts w:ascii="Verdana" w:hAnsi="Verdana"/>
          <w:color w:val="000000"/>
        </w:rPr>
      </w:pPr>
      <w:r>
        <w:rPr>
          <w:rFonts w:ascii="Verdana" w:hAnsi="Verdana"/>
          <w:color w:val="000000"/>
        </w:rPr>
        <w:t>It is possible to draw over photographs to identify vanishing points, horizon lines and true shapes. Studying the work of famous artists can also help you gain an understanding of one point perspective, as shown in the example by Vincent van Gogh below.</w:t>
      </w:r>
    </w:p>
    <w:p w:rsidR="008E7AEA" w:rsidRDefault="008E7AEA" w:rsidP="008E7AEA">
      <w:pPr>
        <w:rPr>
          <w:rFonts w:ascii="Times New Roman" w:hAnsi="Times New Roman"/>
        </w:rPr>
      </w:pPr>
      <w:r>
        <w:rPr>
          <w:noProof/>
        </w:rPr>
        <w:lastRenderedPageBreak/>
        <w:drawing>
          <wp:inline distT="0" distB="0" distL="0" distR="0">
            <wp:extent cx="6000750" cy="4667250"/>
            <wp:effectExtent l="19050" t="0" r="0" b="0"/>
            <wp:docPr id="190" name="Picture 190" descr="Vincent van Gogh persp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Vincent van Gogh perspective"/>
                    <pic:cNvPicPr>
                      <a:picLocks noChangeAspect="1" noChangeArrowheads="1"/>
                    </pic:cNvPicPr>
                  </pic:nvPicPr>
                  <pic:blipFill>
                    <a:blip r:embed="rId93"/>
                    <a:srcRect/>
                    <a:stretch>
                      <a:fillRect/>
                    </a:stretch>
                  </pic:blipFill>
                  <pic:spPr bwMode="auto">
                    <a:xfrm>
                      <a:off x="0" y="0"/>
                      <a:ext cx="6000750" cy="4667250"/>
                    </a:xfrm>
                    <a:prstGeom prst="rect">
                      <a:avLst/>
                    </a:prstGeom>
                    <a:noFill/>
                    <a:ln w="9525">
                      <a:noFill/>
                      <a:miter lim="800000"/>
                      <a:headEnd/>
                      <a:tailEnd/>
                    </a:ln>
                  </pic:spPr>
                </pic:pic>
              </a:graphicData>
            </a:graphic>
          </wp:inline>
        </w:drawing>
      </w:r>
      <w:r>
        <w:t xml:space="preserve">‘Bedroom in </w:t>
      </w:r>
      <w:proofErr w:type="spellStart"/>
      <w:r>
        <w:t>arles</w:t>
      </w:r>
      <w:proofErr w:type="spellEnd"/>
      <w:r>
        <w:t>’ by Vincent van Gogh – identifying perspective lines</w:t>
      </w:r>
    </w:p>
    <w:p w:rsidR="008E7AEA" w:rsidRDefault="008E7AEA" w:rsidP="008E7AEA">
      <w:pPr>
        <w:pStyle w:val="NormalWeb"/>
        <w:shd w:val="clear" w:color="auto" w:fill="FFFFFF"/>
        <w:spacing w:before="0" w:beforeAutospacing="0" w:after="450" w:afterAutospacing="0"/>
        <w:rPr>
          <w:rFonts w:ascii="Verdana" w:hAnsi="Verdana"/>
          <w:color w:val="000000"/>
        </w:rPr>
      </w:pPr>
      <w:r>
        <w:rPr>
          <w:rFonts w:ascii="Verdana" w:hAnsi="Verdana"/>
          <w:color w:val="000000"/>
        </w:rPr>
        <w:t> </w:t>
      </w:r>
    </w:p>
    <w:p w:rsidR="008E7AEA" w:rsidRDefault="008E7AEA" w:rsidP="008E7AEA">
      <w:pPr>
        <w:pStyle w:val="NormalWeb"/>
        <w:shd w:val="clear" w:color="auto" w:fill="FFFFFF"/>
        <w:spacing w:before="0" w:beforeAutospacing="0" w:after="450" w:afterAutospacing="0"/>
        <w:rPr>
          <w:rFonts w:ascii="Verdana" w:hAnsi="Verdana"/>
          <w:color w:val="000000"/>
        </w:rPr>
      </w:pPr>
      <w:r>
        <w:rPr>
          <w:rStyle w:val="Strong"/>
          <w:rFonts w:ascii="Verdana" w:hAnsi="Verdana"/>
          <w:color w:val="000000"/>
        </w:rPr>
        <w:t>Key Points:</w:t>
      </w:r>
    </w:p>
    <w:p w:rsidR="008E7AEA" w:rsidRDefault="008E7AEA" w:rsidP="008E7AEA">
      <w:pPr>
        <w:numPr>
          <w:ilvl w:val="0"/>
          <w:numId w:val="14"/>
        </w:numPr>
        <w:shd w:val="clear" w:color="auto" w:fill="FFFFFF"/>
        <w:spacing w:before="100" w:beforeAutospacing="1" w:after="100" w:afterAutospacing="1" w:line="240" w:lineRule="auto"/>
        <w:ind w:left="600"/>
        <w:rPr>
          <w:rFonts w:ascii="Verdana" w:hAnsi="Verdana"/>
          <w:color w:val="000000"/>
          <w:sz w:val="26"/>
          <w:szCs w:val="26"/>
        </w:rPr>
      </w:pPr>
      <w:r>
        <w:rPr>
          <w:rFonts w:ascii="Verdana" w:hAnsi="Verdana"/>
          <w:color w:val="000000"/>
          <w:sz w:val="26"/>
          <w:szCs w:val="26"/>
        </w:rPr>
        <w:t>Surfaces that face the viewer are drawn using their true shape</w:t>
      </w:r>
    </w:p>
    <w:p w:rsidR="008E7AEA" w:rsidRDefault="008E7AEA" w:rsidP="008E7AEA">
      <w:pPr>
        <w:numPr>
          <w:ilvl w:val="0"/>
          <w:numId w:val="14"/>
        </w:numPr>
        <w:shd w:val="clear" w:color="auto" w:fill="FFFFFF"/>
        <w:spacing w:before="100" w:beforeAutospacing="1" w:after="100" w:afterAutospacing="1" w:line="240" w:lineRule="auto"/>
        <w:ind w:left="600"/>
        <w:rPr>
          <w:rFonts w:ascii="Verdana" w:hAnsi="Verdana"/>
          <w:color w:val="000000"/>
          <w:sz w:val="26"/>
          <w:szCs w:val="26"/>
        </w:rPr>
      </w:pPr>
      <w:r>
        <w:rPr>
          <w:rFonts w:ascii="Verdana" w:hAnsi="Verdana"/>
          <w:color w:val="000000"/>
          <w:sz w:val="26"/>
          <w:szCs w:val="26"/>
        </w:rPr>
        <w:t>Surfaces that travel away from the viewer converge towards a single vanishing point</w:t>
      </w:r>
    </w:p>
    <w:p w:rsidR="008E7AEA" w:rsidRDefault="008E7AEA" w:rsidP="008E7AEA">
      <w:pPr>
        <w:pStyle w:val="NormalWeb"/>
        <w:shd w:val="clear" w:color="auto" w:fill="FFFFFF"/>
        <w:spacing w:before="0" w:beforeAutospacing="0" w:after="450" w:afterAutospacing="0"/>
        <w:rPr>
          <w:rFonts w:ascii="Verdana" w:hAnsi="Verdana"/>
          <w:color w:val="000000"/>
        </w:rPr>
      </w:pPr>
      <w:r>
        <w:rPr>
          <w:rFonts w:ascii="Verdana" w:hAnsi="Verdana"/>
          <w:color w:val="000000"/>
        </w:rPr>
        <w:t> </w:t>
      </w:r>
    </w:p>
    <w:p w:rsidR="008E7AEA" w:rsidRDefault="008E7AEA" w:rsidP="008E7AEA">
      <w:pPr>
        <w:pStyle w:val="Heading2"/>
        <w:shd w:val="clear" w:color="auto" w:fill="FFFFFF"/>
        <w:spacing w:before="0" w:after="300"/>
        <w:rPr>
          <w:rFonts w:ascii="Arial" w:hAnsi="Arial" w:cs="Arial"/>
          <w:b w:val="0"/>
          <w:bCs w:val="0"/>
          <w:color w:val="000000"/>
          <w:sz w:val="48"/>
          <w:szCs w:val="48"/>
        </w:rPr>
      </w:pPr>
      <w:r>
        <w:rPr>
          <w:rFonts w:ascii="Arial" w:hAnsi="Arial" w:cs="Arial"/>
          <w:b w:val="0"/>
          <w:bCs w:val="0"/>
          <w:color w:val="000000"/>
          <w:sz w:val="48"/>
          <w:szCs w:val="48"/>
        </w:rPr>
        <w:t>One point perspective tutorial</w:t>
      </w:r>
    </w:p>
    <w:p w:rsidR="008E7AEA" w:rsidRDefault="008E7AEA" w:rsidP="008E7AEA">
      <w:pPr>
        <w:pStyle w:val="NormalWeb"/>
        <w:shd w:val="clear" w:color="auto" w:fill="FFFFFF"/>
        <w:spacing w:before="0" w:beforeAutospacing="0" w:after="450" w:afterAutospacing="0"/>
        <w:rPr>
          <w:rFonts w:ascii="Verdana" w:hAnsi="Verdana"/>
          <w:color w:val="000000"/>
        </w:rPr>
      </w:pPr>
      <w:r>
        <w:rPr>
          <w:rFonts w:ascii="Verdana" w:hAnsi="Verdana"/>
          <w:color w:val="000000"/>
        </w:rPr>
        <w:t xml:space="preserve">The following tutorial explains how to draw one point perspective step-by-step. The exercises are designed to be completed in the order given, with </w:t>
      </w:r>
      <w:r>
        <w:rPr>
          <w:rFonts w:ascii="Verdana" w:hAnsi="Verdana"/>
          <w:color w:val="000000"/>
        </w:rPr>
        <w:lastRenderedPageBreak/>
        <w:t>each one building upon the previous task. All worksheets are available as a free </w:t>
      </w:r>
      <w:hyperlink r:id="rId94" w:tgtFrame="_blank" w:history="1">
        <w:r>
          <w:rPr>
            <w:rStyle w:val="Strong"/>
            <w:rFonts w:ascii="Verdana" w:hAnsi="Verdana"/>
            <w:color w:val="000000"/>
            <w:u w:val="single"/>
          </w:rPr>
          <w:t>perspective drawing PDF</w:t>
        </w:r>
      </w:hyperlink>
      <w:r>
        <w:rPr>
          <w:rFonts w:ascii="Verdana" w:hAnsi="Verdana"/>
          <w:color w:val="000000"/>
        </w:rPr>
        <w:t> that can be printed at A4 size (more worksheets will be added to this over time).</w:t>
      </w:r>
    </w:p>
    <w:p w:rsidR="008E7AEA" w:rsidRDefault="008E7AEA" w:rsidP="008E7AEA">
      <w:pPr>
        <w:pStyle w:val="blockquote-nomark"/>
        <w:shd w:val="clear" w:color="auto" w:fill="FFFFFF"/>
        <w:spacing w:before="0" w:beforeAutospacing="0" w:after="450" w:afterAutospacing="0"/>
        <w:rPr>
          <w:rFonts w:ascii="Verdana" w:hAnsi="Verdana"/>
          <w:color w:val="000000"/>
        </w:rPr>
      </w:pPr>
      <w:r>
        <w:rPr>
          <w:rFonts w:ascii="Verdana" w:hAnsi="Verdana"/>
          <w:color w:val="000000"/>
        </w:rPr>
        <w:t>The </w:t>
      </w:r>
      <w:hyperlink r:id="rId95" w:tgtFrame="_blank" w:history="1">
        <w:r>
          <w:rPr>
            <w:rStyle w:val="Hyperlink"/>
            <w:rFonts w:ascii="Verdana" w:hAnsi="Verdana"/>
            <w:color w:val="000000"/>
          </w:rPr>
          <w:t>downloadable PDF</w:t>
        </w:r>
      </w:hyperlink>
      <w:r>
        <w:rPr>
          <w:rFonts w:ascii="Verdana" w:hAnsi="Verdana"/>
          <w:color w:val="000000"/>
        </w:rPr>
        <w:t> has been provided by the Student Art Guide for classroom use and may be issued freely to students (credited to studentguide.com), as well as shared via the social media buttons at the bottom of this page. The worksheets may not be published online or shared or distributed in any other way, as per our </w:t>
      </w:r>
      <w:hyperlink r:id="rId96" w:tgtFrame="_blank" w:history="1">
        <w:r>
          <w:rPr>
            <w:rStyle w:val="Hyperlink"/>
            <w:rFonts w:ascii="Verdana" w:hAnsi="Verdana"/>
            <w:color w:val="000000"/>
          </w:rPr>
          <w:t>terms and conditions</w:t>
        </w:r>
      </w:hyperlink>
      <w:r>
        <w:rPr>
          <w:rFonts w:ascii="Verdana" w:hAnsi="Verdana"/>
          <w:color w:val="000000"/>
        </w:rPr>
        <w:t>.</w:t>
      </w:r>
    </w:p>
    <w:p w:rsidR="008E7AEA" w:rsidRDefault="008E7AEA" w:rsidP="008E7AEA">
      <w:pPr>
        <w:pStyle w:val="NormalWeb"/>
        <w:shd w:val="clear" w:color="auto" w:fill="FFFFFF"/>
        <w:spacing w:before="0" w:beforeAutospacing="0" w:after="450" w:afterAutospacing="0"/>
        <w:rPr>
          <w:rFonts w:ascii="Verdana" w:hAnsi="Verdana"/>
          <w:color w:val="000000"/>
        </w:rPr>
      </w:pPr>
      <w:r>
        <w:rPr>
          <w:rStyle w:val="Strong"/>
          <w:rFonts w:ascii="Verdana" w:hAnsi="Verdana"/>
          <w:color w:val="000000"/>
        </w:rPr>
        <w:t>Recommended Equipment:</w:t>
      </w:r>
    </w:p>
    <w:p w:rsidR="008E7AEA" w:rsidRDefault="008E7AEA" w:rsidP="008E7AEA">
      <w:pPr>
        <w:numPr>
          <w:ilvl w:val="0"/>
          <w:numId w:val="15"/>
        </w:numPr>
        <w:shd w:val="clear" w:color="auto" w:fill="FFFFFF"/>
        <w:spacing w:before="100" w:beforeAutospacing="1" w:after="100" w:afterAutospacing="1" w:line="240" w:lineRule="auto"/>
        <w:ind w:left="600"/>
        <w:rPr>
          <w:rFonts w:ascii="Verdana" w:hAnsi="Verdana"/>
          <w:color w:val="000000"/>
          <w:sz w:val="26"/>
          <w:szCs w:val="26"/>
        </w:rPr>
      </w:pPr>
      <w:r>
        <w:rPr>
          <w:rFonts w:ascii="Verdana" w:hAnsi="Verdana"/>
          <w:color w:val="000000"/>
          <w:sz w:val="26"/>
          <w:szCs w:val="26"/>
        </w:rPr>
        <w:t>Mechanical or ‘clutch’ pencil (with an HB or 2H lead)</w:t>
      </w:r>
    </w:p>
    <w:p w:rsidR="008E7AEA" w:rsidRDefault="008E7AEA" w:rsidP="008E7AEA">
      <w:pPr>
        <w:numPr>
          <w:ilvl w:val="0"/>
          <w:numId w:val="15"/>
        </w:numPr>
        <w:shd w:val="clear" w:color="auto" w:fill="FFFFFF"/>
        <w:spacing w:before="100" w:beforeAutospacing="1" w:after="100" w:afterAutospacing="1" w:line="240" w:lineRule="auto"/>
        <w:ind w:left="600"/>
        <w:rPr>
          <w:rFonts w:ascii="Verdana" w:hAnsi="Verdana"/>
          <w:color w:val="000000"/>
          <w:sz w:val="26"/>
          <w:szCs w:val="26"/>
        </w:rPr>
      </w:pPr>
      <w:r>
        <w:rPr>
          <w:rFonts w:ascii="Verdana" w:hAnsi="Verdana"/>
          <w:color w:val="000000"/>
          <w:sz w:val="26"/>
          <w:szCs w:val="26"/>
        </w:rPr>
        <w:t>Blank paper and/or the printed worksheets</w:t>
      </w:r>
    </w:p>
    <w:p w:rsidR="008E7AEA" w:rsidRDefault="008E7AEA" w:rsidP="008E7AEA">
      <w:pPr>
        <w:pStyle w:val="NormalWeb"/>
        <w:shd w:val="clear" w:color="auto" w:fill="FFFFFF"/>
        <w:spacing w:before="0" w:beforeAutospacing="0" w:after="450" w:afterAutospacing="0"/>
        <w:rPr>
          <w:rFonts w:ascii="Verdana" w:hAnsi="Verdana"/>
          <w:color w:val="000000"/>
        </w:rPr>
      </w:pPr>
      <w:r>
        <w:rPr>
          <w:rFonts w:ascii="Verdana" w:hAnsi="Verdana"/>
          <w:color w:val="000000"/>
        </w:rPr>
        <w:t>A ruler and compass can be useful while learning to draw in one point perspective, however most Art students find that these exercises are best completed freehand, with dimensions and proportions gauged by eye. This is so that the skills are easily transferrable to an observational drawing.</w:t>
      </w:r>
    </w:p>
    <w:p w:rsidR="008E7AEA" w:rsidRDefault="008E7AEA" w:rsidP="008E7AEA">
      <w:pPr>
        <w:pStyle w:val="ListParagraph"/>
        <w:ind w:left="1440"/>
        <w:rPr>
          <w:rFonts w:ascii="Open Sans" w:hAnsi="Open Sans"/>
          <w:color w:val="606062"/>
        </w:rPr>
      </w:pPr>
      <w:proofErr w:type="gramStart"/>
      <w:r>
        <w:rPr>
          <w:rFonts w:ascii="Open Sans" w:hAnsi="Open Sans" w:hint="eastAsia"/>
          <w:color w:val="606062"/>
        </w:rPr>
        <w:t>question</w:t>
      </w:r>
      <w:proofErr w:type="gramEnd"/>
      <w:r>
        <w:rPr>
          <w:rFonts w:ascii="Open Sans" w:hAnsi="Open Sans"/>
          <w:color w:val="606062"/>
        </w:rPr>
        <w:t xml:space="preserve"> </w:t>
      </w:r>
    </w:p>
    <w:p w:rsidR="008E7AEA" w:rsidRDefault="008E7AEA" w:rsidP="008E7AEA">
      <w:pPr>
        <w:pStyle w:val="ListParagraph"/>
        <w:numPr>
          <w:ilvl w:val="0"/>
          <w:numId w:val="16"/>
        </w:numPr>
        <w:rPr>
          <w:rFonts w:ascii="Open Sans" w:hAnsi="Open Sans"/>
          <w:color w:val="606062"/>
        </w:rPr>
      </w:pPr>
      <w:r>
        <w:rPr>
          <w:rFonts w:ascii="Open Sans" w:hAnsi="Open Sans"/>
          <w:color w:val="606062"/>
        </w:rPr>
        <w:t xml:space="preserve">explain 1 point perspective drawing </w:t>
      </w:r>
    </w:p>
    <w:p w:rsidR="008E7AEA" w:rsidRDefault="008E7AEA" w:rsidP="008E7AEA">
      <w:pPr>
        <w:pStyle w:val="ListParagraph"/>
        <w:numPr>
          <w:ilvl w:val="0"/>
          <w:numId w:val="16"/>
        </w:numPr>
        <w:rPr>
          <w:rFonts w:ascii="Open Sans" w:hAnsi="Open Sans"/>
          <w:color w:val="606062"/>
        </w:rPr>
      </w:pPr>
      <w:r>
        <w:rPr>
          <w:rFonts w:ascii="Open Sans" w:hAnsi="Open Sans"/>
          <w:color w:val="606062"/>
        </w:rPr>
        <w:t xml:space="preserve">draw an object in 1point perspective </w:t>
      </w:r>
    </w:p>
    <w:p w:rsidR="00CB7698" w:rsidRDefault="008E7AEA" w:rsidP="008E7AEA">
      <w:pPr>
        <w:pStyle w:val="ListParagraph"/>
        <w:ind w:left="1800"/>
        <w:rPr>
          <w:rFonts w:ascii="Open Sans" w:hAnsi="Open Sans"/>
          <w:color w:val="606062"/>
        </w:rPr>
      </w:pPr>
      <w:proofErr w:type="gramStart"/>
      <w:r>
        <w:rPr>
          <w:rFonts w:ascii="Open Sans" w:hAnsi="Open Sans"/>
          <w:color w:val="606062"/>
        </w:rPr>
        <w:t>week</w:t>
      </w:r>
      <w:proofErr w:type="gramEnd"/>
      <w:r>
        <w:rPr>
          <w:rFonts w:ascii="Open Sans" w:hAnsi="Open Sans"/>
          <w:color w:val="606062"/>
        </w:rPr>
        <w:t xml:space="preserve"> 10; orthogr</w:t>
      </w:r>
      <w:r w:rsidR="00CB7698">
        <w:rPr>
          <w:rFonts w:ascii="Open Sans" w:hAnsi="Open Sans"/>
          <w:color w:val="606062"/>
        </w:rPr>
        <w:t xml:space="preserve">aphic drawing </w:t>
      </w:r>
    </w:p>
    <w:p w:rsidR="00CB7698" w:rsidRDefault="00CB7698" w:rsidP="00CB7698">
      <w:pPr>
        <w:pStyle w:val="NormalWeb"/>
        <w:shd w:val="clear" w:color="auto" w:fill="FFFFFF"/>
        <w:spacing w:before="0" w:beforeAutospacing="0" w:after="150" w:afterAutospacing="0"/>
        <w:rPr>
          <w:rFonts w:ascii="Open Sans" w:hAnsi="Open Sans"/>
          <w:color w:val="555555"/>
          <w:sz w:val="21"/>
          <w:szCs w:val="21"/>
        </w:rPr>
      </w:pPr>
      <w:proofErr w:type="spellStart"/>
      <w:proofErr w:type="gramStart"/>
      <w:r>
        <w:rPr>
          <w:rFonts w:ascii="Open Sans" w:hAnsi="Open Sans"/>
          <w:color w:val="555555"/>
          <w:sz w:val="21"/>
          <w:szCs w:val="21"/>
        </w:rPr>
        <w:t>te</w:t>
      </w:r>
      <w:proofErr w:type="spellEnd"/>
      <w:proofErr w:type="gramEnd"/>
      <w:r>
        <w:rPr>
          <w:rFonts w:ascii="Open Sans" w:hAnsi="Open Sans"/>
          <w:color w:val="555555"/>
          <w:sz w:val="21"/>
          <w:szCs w:val="21"/>
        </w:rPr>
        <w:t xml:space="preserve"> and imagine you are shopping for a chair to go in your living room. You find the perfect one, but it is way too expensive. Fortunately, you have a cousin that builds furniture. Maybe he can build the chair for you! Describing the chair over the phone was more than a challenge. Your cousin suggests you send him pictures of the chair from multiple angles, along with the measurements.</w:t>
      </w:r>
    </w:p>
    <w:p w:rsidR="00CB7698" w:rsidRDefault="00CB7698" w:rsidP="00CB7698">
      <w:pPr>
        <w:pStyle w:val="NormalWeb"/>
        <w:shd w:val="clear" w:color="auto" w:fill="FFFFFF"/>
        <w:spacing w:before="0" w:beforeAutospacing="0" w:after="150" w:afterAutospacing="0"/>
        <w:rPr>
          <w:rFonts w:ascii="Open Sans" w:hAnsi="Open Sans"/>
          <w:color w:val="555555"/>
          <w:sz w:val="21"/>
          <w:szCs w:val="21"/>
        </w:rPr>
      </w:pPr>
      <w:r>
        <w:rPr>
          <w:rFonts w:ascii="Open Sans" w:hAnsi="Open Sans"/>
          <w:color w:val="555555"/>
          <w:sz w:val="21"/>
          <w:szCs w:val="21"/>
        </w:rPr>
        <w:t>This experience illustrates the process that a furniture designer must go through in order for the manufacturer to create the chair as intended. Three-dimensional drawings can be used to show the overall concept and design, but they are often not clear or detailed enough. Orthographic drawings can help to overcome those challenges.</w:t>
      </w:r>
    </w:p>
    <w:p w:rsidR="00CB7698" w:rsidRDefault="00CB7698" w:rsidP="00CB7698">
      <w:pPr>
        <w:pStyle w:val="NormalWeb"/>
        <w:shd w:val="clear" w:color="auto" w:fill="FFFFFF"/>
        <w:spacing w:before="0" w:beforeAutospacing="0" w:after="150" w:afterAutospacing="0"/>
        <w:rPr>
          <w:rFonts w:ascii="Open Sans" w:hAnsi="Open Sans"/>
          <w:color w:val="555555"/>
          <w:sz w:val="21"/>
          <w:szCs w:val="21"/>
        </w:rPr>
      </w:pPr>
      <w:r>
        <w:rPr>
          <w:rFonts w:ascii="Open Sans" w:hAnsi="Open Sans"/>
          <w:color w:val="555555"/>
          <w:sz w:val="21"/>
          <w:szCs w:val="21"/>
        </w:rPr>
        <w:t>An </w:t>
      </w:r>
      <w:r>
        <w:rPr>
          <w:rFonts w:ascii="Open Sans" w:hAnsi="Open Sans"/>
          <w:b/>
          <w:bCs/>
          <w:color w:val="555555"/>
          <w:sz w:val="21"/>
          <w:szCs w:val="21"/>
        </w:rPr>
        <w:t>orthographic drawing</w:t>
      </w:r>
      <w:r>
        <w:rPr>
          <w:rFonts w:ascii="Open Sans" w:hAnsi="Open Sans"/>
          <w:color w:val="555555"/>
          <w:sz w:val="21"/>
          <w:szCs w:val="21"/>
        </w:rPr>
        <w:t> represents a three-dimensional object using several two-dimensional views of the object. It is also known as an orthographic projection. For example, you can see in this image the front, top and side views of an aircraft.</w:t>
      </w:r>
    </w:p>
    <w:tbl>
      <w:tblPr>
        <w:tblW w:w="4770" w:type="dxa"/>
        <w:tblInd w:w="150" w:type="dxa"/>
        <w:shd w:val="clear" w:color="auto" w:fill="FFFFFF"/>
        <w:tblCellMar>
          <w:top w:w="15" w:type="dxa"/>
          <w:left w:w="15" w:type="dxa"/>
          <w:bottom w:w="15" w:type="dxa"/>
          <w:right w:w="15" w:type="dxa"/>
        </w:tblCellMar>
        <w:tblLook w:val="04A0"/>
      </w:tblPr>
      <w:tblGrid>
        <w:gridCol w:w="4770"/>
      </w:tblGrid>
      <w:tr w:rsidR="00CB7698" w:rsidTr="00CB7698">
        <w:tc>
          <w:tcPr>
            <w:tcW w:w="0" w:type="auto"/>
            <w:shd w:val="clear" w:color="auto" w:fill="FFFFFF"/>
            <w:tcMar>
              <w:top w:w="75" w:type="dxa"/>
              <w:left w:w="75" w:type="dxa"/>
              <w:bottom w:w="75" w:type="dxa"/>
              <w:right w:w="75" w:type="dxa"/>
            </w:tcMar>
            <w:vAlign w:val="center"/>
            <w:hideMark/>
          </w:tcPr>
          <w:p w:rsidR="00CB7698" w:rsidRDefault="00CB7698">
            <w:pPr>
              <w:spacing w:before="150" w:after="150"/>
              <w:rPr>
                <w:rFonts w:ascii="Open Sans" w:hAnsi="Open Sans"/>
                <w:color w:val="555555"/>
                <w:sz w:val="21"/>
                <w:szCs w:val="21"/>
              </w:rPr>
            </w:pPr>
            <w:r>
              <w:rPr>
                <w:rFonts w:ascii="Open Sans" w:hAnsi="Open Sans"/>
                <w:noProof/>
                <w:color w:val="555555"/>
                <w:sz w:val="21"/>
                <w:szCs w:val="21"/>
              </w:rPr>
              <w:lastRenderedPageBreak/>
              <w:drawing>
                <wp:inline distT="0" distB="0" distL="0" distR="0">
                  <wp:extent cx="2057400" cy="1381125"/>
                  <wp:effectExtent l="19050" t="0" r="0" b="0"/>
                  <wp:docPr id="194" name="Picture 194" descr="3 views of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3 views of plane"/>
                          <pic:cNvPicPr>
                            <a:picLocks noChangeAspect="1" noChangeArrowheads="1"/>
                          </pic:cNvPicPr>
                        </pic:nvPicPr>
                        <pic:blipFill>
                          <a:blip r:embed="rId97"/>
                          <a:srcRect/>
                          <a:stretch>
                            <a:fillRect/>
                          </a:stretch>
                        </pic:blipFill>
                        <pic:spPr bwMode="auto">
                          <a:xfrm>
                            <a:off x="0" y="0"/>
                            <a:ext cx="2057400" cy="1381125"/>
                          </a:xfrm>
                          <a:prstGeom prst="rect">
                            <a:avLst/>
                          </a:prstGeom>
                          <a:noFill/>
                          <a:ln w="9525">
                            <a:noFill/>
                            <a:miter lim="800000"/>
                            <a:headEnd/>
                            <a:tailEnd/>
                          </a:ln>
                        </pic:spPr>
                      </pic:pic>
                    </a:graphicData>
                  </a:graphic>
                </wp:inline>
              </w:drawing>
            </w:r>
          </w:p>
        </w:tc>
      </w:tr>
    </w:tbl>
    <w:p w:rsidR="00CB7698" w:rsidRDefault="00CB7698" w:rsidP="00CB7698">
      <w:pPr>
        <w:pStyle w:val="Heading2"/>
        <w:shd w:val="clear" w:color="auto" w:fill="FFFFFF"/>
        <w:spacing w:before="300" w:after="150"/>
        <w:rPr>
          <w:rFonts w:ascii="Open Sans" w:hAnsi="Open Sans"/>
          <w:b w:val="0"/>
          <w:bCs w:val="0"/>
          <w:color w:val="555555"/>
          <w:sz w:val="39"/>
          <w:szCs w:val="39"/>
        </w:rPr>
      </w:pPr>
      <w:r>
        <w:rPr>
          <w:rFonts w:ascii="Open Sans" w:hAnsi="Open Sans"/>
          <w:b w:val="0"/>
          <w:bCs w:val="0"/>
          <w:color w:val="555555"/>
          <w:sz w:val="39"/>
          <w:szCs w:val="39"/>
        </w:rPr>
        <w:t>Two Different Styles</w:t>
      </w:r>
    </w:p>
    <w:p w:rsidR="00CB7698" w:rsidRDefault="00CB7698" w:rsidP="00CB7698">
      <w:pPr>
        <w:pStyle w:val="NormalWeb"/>
        <w:shd w:val="clear" w:color="auto" w:fill="FFFFFF"/>
        <w:spacing w:before="0" w:beforeAutospacing="0" w:after="150" w:afterAutospacing="0"/>
        <w:rPr>
          <w:rFonts w:ascii="Open Sans" w:hAnsi="Open Sans"/>
          <w:color w:val="555555"/>
          <w:sz w:val="21"/>
          <w:szCs w:val="21"/>
        </w:rPr>
      </w:pPr>
      <w:r>
        <w:rPr>
          <w:rFonts w:ascii="Open Sans" w:hAnsi="Open Sans"/>
          <w:color w:val="555555"/>
          <w:sz w:val="21"/>
          <w:szCs w:val="21"/>
        </w:rPr>
        <w:t>There are two different styles of orthographic projections:</w:t>
      </w:r>
    </w:p>
    <w:tbl>
      <w:tblPr>
        <w:tblW w:w="4770" w:type="dxa"/>
        <w:shd w:val="clear" w:color="auto" w:fill="FFFFFF"/>
        <w:tblCellMar>
          <w:top w:w="15" w:type="dxa"/>
          <w:left w:w="15" w:type="dxa"/>
          <w:bottom w:w="15" w:type="dxa"/>
          <w:right w:w="15" w:type="dxa"/>
        </w:tblCellMar>
        <w:tblLook w:val="04A0"/>
      </w:tblPr>
      <w:tblGrid>
        <w:gridCol w:w="4770"/>
      </w:tblGrid>
      <w:tr w:rsidR="00CB7698" w:rsidTr="00CB7698">
        <w:tc>
          <w:tcPr>
            <w:tcW w:w="0" w:type="auto"/>
            <w:shd w:val="clear" w:color="auto" w:fill="FFFFFF"/>
            <w:tcMar>
              <w:top w:w="75" w:type="dxa"/>
              <w:left w:w="75" w:type="dxa"/>
              <w:bottom w:w="75" w:type="dxa"/>
              <w:right w:w="75" w:type="dxa"/>
            </w:tcMar>
            <w:vAlign w:val="center"/>
            <w:hideMark/>
          </w:tcPr>
          <w:p w:rsidR="00CB7698" w:rsidRDefault="00CB7698">
            <w:pPr>
              <w:spacing w:before="150" w:after="150"/>
              <w:rPr>
                <w:rFonts w:ascii="Open Sans" w:hAnsi="Open Sans"/>
                <w:color w:val="555555"/>
                <w:sz w:val="21"/>
                <w:szCs w:val="21"/>
              </w:rPr>
            </w:pPr>
            <w:r>
              <w:rPr>
                <w:rFonts w:ascii="Open Sans" w:hAnsi="Open Sans"/>
                <w:noProof/>
                <w:color w:val="555555"/>
                <w:sz w:val="21"/>
                <w:szCs w:val="21"/>
              </w:rPr>
              <w:drawing>
                <wp:inline distT="0" distB="0" distL="0" distR="0">
                  <wp:extent cx="1905000" cy="1466850"/>
                  <wp:effectExtent l="19050" t="0" r="0" b="0"/>
                  <wp:docPr id="195" name="Picture 195" descr="First-angle pro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First-angle projection"/>
                          <pic:cNvPicPr>
                            <a:picLocks noChangeAspect="1" noChangeArrowheads="1"/>
                          </pic:cNvPicPr>
                        </pic:nvPicPr>
                        <pic:blipFill>
                          <a:blip r:embed="rId98"/>
                          <a:srcRect/>
                          <a:stretch>
                            <a:fillRect/>
                          </a:stretch>
                        </pic:blipFill>
                        <pic:spPr bwMode="auto">
                          <a:xfrm>
                            <a:off x="0" y="0"/>
                            <a:ext cx="1905000" cy="1466850"/>
                          </a:xfrm>
                          <a:prstGeom prst="rect">
                            <a:avLst/>
                          </a:prstGeom>
                          <a:noFill/>
                          <a:ln w="9525">
                            <a:noFill/>
                            <a:miter lim="800000"/>
                            <a:headEnd/>
                            <a:tailEnd/>
                          </a:ln>
                        </pic:spPr>
                      </pic:pic>
                    </a:graphicData>
                  </a:graphic>
                </wp:inline>
              </w:drawing>
            </w:r>
          </w:p>
        </w:tc>
      </w:tr>
      <w:tr w:rsidR="00CB7698" w:rsidTr="00CB7698">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B7698" w:rsidRDefault="00CB7698">
            <w:pPr>
              <w:spacing w:before="150" w:after="150"/>
              <w:textAlignment w:val="baseline"/>
              <w:rPr>
                <w:rFonts w:ascii="Open Sans" w:hAnsi="Open Sans"/>
                <w:b/>
                <w:bCs/>
                <w:i/>
                <w:iCs/>
                <w:color w:val="555555"/>
                <w:sz w:val="18"/>
                <w:szCs w:val="18"/>
              </w:rPr>
            </w:pPr>
            <w:r>
              <w:rPr>
                <w:rFonts w:ascii="Open Sans" w:hAnsi="Open Sans"/>
                <w:b/>
                <w:bCs/>
                <w:i/>
                <w:iCs/>
                <w:color w:val="555555"/>
                <w:sz w:val="18"/>
                <w:szCs w:val="18"/>
              </w:rPr>
              <w:t>First-Angle Projection</w:t>
            </w:r>
          </w:p>
        </w:tc>
      </w:tr>
    </w:tbl>
    <w:p w:rsidR="00CB7698" w:rsidRDefault="00CB7698" w:rsidP="00CB7698">
      <w:pPr>
        <w:pStyle w:val="NormalWeb"/>
        <w:shd w:val="clear" w:color="auto" w:fill="FFFFFF"/>
        <w:spacing w:before="0" w:beforeAutospacing="0" w:after="150" w:afterAutospacing="0"/>
        <w:rPr>
          <w:rFonts w:ascii="Open Sans" w:hAnsi="Open Sans"/>
          <w:color w:val="555555"/>
          <w:sz w:val="21"/>
          <w:szCs w:val="21"/>
        </w:rPr>
      </w:pPr>
      <w:r>
        <w:rPr>
          <w:rFonts w:ascii="Open Sans" w:hAnsi="Open Sans"/>
          <w:color w:val="555555"/>
          <w:sz w:val="21"/>
          <w:szCs w:val="21"/>
        </w:rPr>
        <w:t>In </w:t>
      </w:r>
      <w:r>
        <w:rPr>
          <w:rFonts w:ascii="Open Sans" w:hAnsi="Open Sans"/>
          <w:b/>
          <w:bCs/>
          <w:color w:val="555555"/>
          <w:sz w:val="21"/>
          <w:szCs w:val="21"/>
        </w:rPr>
        <w:t>first-angle projection</w:t>
      </w:r>
      <w:r>
        <w:rPr>
          <w:rFonts w:ascii="Open Sans" w:hAnsi="Open Sans"/>
          <w:color w:val="555555"/>
          <w:sz w:val="21"/>
          <w:szCs w:val="21"/>
        </w:rPr>
        <w:t>, each view is shown as if the viewer is looking through the object and projecting the image on the other side. This style is the most common one used in Europe. Here is example of first-angle projection (see video). The red arrows represent the view of the observer with the image being projected on the other side.</w:t>
      </w:r>
    </w:p>
    <w:tbl>
      <w:tblPr>
        <w:tblW w:w="4770" w:type="dxa"/>
        <w:tblInd w:w="150" w:type="dxa"/>
        <w:shd w:val="clear" w:color="auto" w:fill="FFFFFF"/>
        <w:tblCellMar>
          <w:top w:w="15" w:type="dxa"/>
          <w:left w:w="15" w:type="dxa"/>
          <w:bottom w:w="15" w:type="dxa"/>
          <w:right w:w="15" w:type="dxa"/>
        </w:tblCellMar>
        <w:tblLook w:val="04A0"/>
      </w:tblPr>
      <w:tblGrid>
        <w:gridCol w:w="4770"/>
      </w:tblGrid>
      <w:tr w:rsidR="00CB7698" w:rsidTr="00CB7698">
        <w:tc>
          <w:tcPr>
            <w:tcW w:w="0" w:type="auto"/>
            <w:shd w:val="clear" w:color="auto" w:fill="FFFFFF"/>
            <w:tcMar>
              <w:top w:w="75" w:type="dxa"/>
              <w:left w:w="75" w:type="dxa"/>
              <w:bottom w:w="75" w:type="dxa"/>
              <w:right w:w="75" w:type="dxa"/>
            </w:tcMar>
            <w:vAlign w:val="center"/>
            <w:hideMark/>
          </w:tcPr>
          <w:p w:rsidR="00CB7698" w:rsidRDefault="00CB7698">
            <w:pPr>
              <w:spacing w:before="150" w:after="150"/>
              <w:rPr>
                <w:rFonts w:ascii="Open Sans" w:hAnsi="Open Sans"/>
                <w:color w:val="555555"/>
                <w:sz w:val="21"/>
                <w:szCs w:val="21"/>
              </w:rPr>
            </w:pPr>
            <w:r>
              <w:rPr>
                <w:rFonts w:ascii="Open Sans" w:hAnsi="Open Sans"/>
                <w:noProof/>
                <w:color w:val="555555"/>
                <w:sz w:val="21"/>
                <w:szCs w:val="21"/>
              </w:rPr>
              <w:drawing>
                <wp:inline distT="0" distB="0" distL="0" distR="0">
                  <wp:extent cx="1905000" cy="1990725"/>
                  <wp:effectExtent l="19050" t="0" r="0" b="0"/>
                  <wp:docPr id="196" name="Picture 196" descr="Third-angle pro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Third-angle projection"/>
                          <pic:cNvPicPr>
                            <a:picLocks noChangeAspect="1" noChangeArrowheads="1"/>
                          </pic:cNvPicPr>
                        </pic:nvPicPr>
                        <pic:blipFill>
                          <a:blip r:embed="rId99"/>
                          <a:srcRect/>
                          <a:stretch>
                            <a:fillRect/>
                          </a:stretch>
                        </pic:blipFill>
                        <pic:spPr bwMode="auto">
                          <a:xfrm>
                            <a:off x="0" y="0"/>
                            <a:ext cx="1905000" cy="1990725"/>
                          </a:xfrm>
                          <a:prstGeom prst="rect">
                            <a:avLst/>
                          </a:prstGeom>
                          <a:noFill/>
                          <a:ln w="9525">
                            <a:noFill/>
                            <a:miter lim="800000"/>
                            <a:headEnd/>
                            <a:tailEnd/>
                          </a:ln>
                        </pic:spPr>
                      </pic:pic>
                    </a:graphicData>
                  </a:graphic>
                </wp:inline>
              </w:drawing>
            </w:r>
          </w:p>
        </w:tc>
      </w:tr>
      <w:tr w:rsidR="00CB7698" w:rsidTr="00CB7698">
        <w:tc>
          <w:tcPr>
            <w:tcW w:w="0" w:type="auto"/>
            <w:tcBorders>
              <w:top w:val="nil"/>
              <w:left w:val="nil"/>
              <w:bottom w:val="nil"/>
              <w:right w:val="nil"/>
            </w:tcBorders>
            <w:shd w:val="clear" w:color="auto" w:fill="FFFFFF"/>
            <w:tcMar>
              <w:top w:w="75" w:type="dxa"/>
              <w:left w:w="75" w:type="dxa"/>
              <w:bottom w:w="75" w:type="dxa"/>
              <w:right w:w="75" w:type="dxa"/>
            </w:tcMar>
            <w:vAlign w:val="center"/>
            <w:hideMark/>
          </w:tcPr>
          <w:p w:rsidR="00CB7698" w:rsidRDefault="00CB7698">
            <w:pPr>
              <w:spacing w:before="150" w:after="150"/>
              <w:textAlignment w:val="baseline"/>
              <w:rPr>
                <w:rFonts w:ascii="Open Sans" w:hAnsi="Open Sans"/>
                <w:b/>
                <w:bCs/>
                <w:i/>
                <w:iCs/>
                <w:color w:val="555555"/>
                <w:sz w:val="18"/>
                <w:szCs w:val="18"/>
              </w:rPr>
            </w:pPr>
            <w:r>
              <w:rPr>
                <w:rFonts w:ascii="Open Sans" w:hAnsi="Open Sans"/>
                <w:b/>
                <w:bCs/>
                <w:i/>
                <w:iCs/>
                <w:color w:val="555555"/>
                <w:sz w:val="18"/>
                <w:szCs w:val="18"/>
              </w:rPr>
              <w:t>Third-Angle Projection</w:t>
            </w:r>
          </w:p>
        </w:tc>
      </w:tr>
    </w:tbl>
    <w:p w:rsidR="00CB7698" w:rsidRDefault="00CB7698" w:rsidP="00CB7698">
      <w:pPr>
        <w:pStyle w:val="NormalWeb"/>
        <w:shd w:val="clear" w:color="auto" w:fill="FFFFFF"/>
        <w:spacing w:before="0" w:beforeAutospacing="0" w:after="150" w:afterAutospacing="0"/>
        <w:rPr>
          <w:rFonts w:ascii="Open Sans" w:hAnsi="Open Sans"/>
          <w:color w:val="555555"/>
          <w:sz w:val="21"/>
          <w:szCs w:val="21"/>
        </w:rPr>
      </w:pPr>
      <w:r>
        <w:rPr>
          <w:rFonts w:ascii="Open Sans" w:hAnsi="Open Sans"/>
          <w:color w:val="555555"/>
          <w:sz w:val="21"/>
          <w:szCs w:val="21"/>
        </w:rPr>
        <w:lastRenderedPageBreak/>
        <w:t>In </w:t>
      </w:r>
      <w:r>
        <w:rPr>
          <w:rFonts w:ascii="Open Sans" w:hAnsi="Open Sans"/>
          <w:b/>
          <w:bCs/>
          <w:color w:val="555555"/>
          <w:sz w:val="21"/>
          <w:szCs w:val="21"/>
        </w:rPr>
        <w:t>third-angle projection</w:t>
      </w:r>
      <w:r>
        <w:rPr>
          <w:rFonts w:ascii="Open Sans" w:hAnsi="Open Sans"/>
          <w:color w:val="555555"/>
          <w:sz w:val="21"/>
          <w:szCs w:val="21"/>
        </w:rPr>
        <w:t>, each view is created as if the object is projecting an image away from itself onto a plane in front of it. It is the image exactly as the observer sees it on that side. Third-angle projection is the preferred style in the United States.</w:t>
      </w:r>
    </w:p>
    <w:p w:rsidR="00CB7698" w:rsidRDefault="00CB7698" w:rsidP="00CB7698">
      <w:pPr>
        <w:pStyle w:val="NormalWeb"/>
        <w:shd w:val="clear" w:color="auto" w:fill="FFFFFF"/>
        <w:spacing w:before="0" w:beforeAutospacing="0" w:after="150" w:afterAutospacing="0"/>
        <w:rPr>
          <w:rFonts w:ascii="Open Sans" w:hAnsi="Open Sans"/>
          <w:color w:val="555555"/>
          <w:sz w:val="21"/>
          <w:szCs w:val="21"/>
        </w:rPr>
      </w:pPr>
      <w:r>
        <w:rPr>
          <w:rFonts w:ascii="Open Sans" w:hAnsi="Open Sans"/>
          <w:color w:val="555555"/>
          <w:sz w:val="21"/>
          <w:szCs w:val="21"/>
        </w:rPr>
        <w:t>The results of the two styles are very similar. The main difference is the position of the images. It's all about the </w:t>
      </w:r>
      <w:r>
        <w:rPr>
          <w:rFonts w:ascii="Open Sans" w:hAnsi="Open Sans"/>
          <w:b/>
          <w:bCs/>
          <w:color w:val="555555"/>
          <w:sz w:val="21"/>
          <w:szCs w:val="21"/>
        </w:rPr>
        <w:t>perspective</w:t>
      </w:r>
      <w:r>
        <w:rPr>
          <w:rFonts w:ascii="Open Sans" w:hAnsi="Open Sans"/>
          <w:color w:val="555555"/>
          <w:sz w:val="21"/>
          <w:szCs w:val="21"/>
        </w:rPr>
        <w:t xml:space="preserve">. Just like first-person and third-person describes perspective in literature, first-angle and third-angle describe the perspective of the projection. Not knowing which style was used may result in a product with a similar image but incorrect orientation. </w:t>
      </w:r>
    </w:p>
    <w:p w:rsidR="00CB7698" w:rsidRDefault="00723332" w:rsidP="00CB7698">
      <w:pPr>
        <w:pStyle w:val="NormalWeb"/>
        <w:shd w:val="clear" w:color="auto" w:fill="FFFFFF"/>
        <w:spacing w:before="0" w:beforeAutospacing="0" w:after="150" w:afterAutospacing="0"/>
        <w:rPr>
          <w:rFonts w:ascii="Open Sans" w:hAnsi="Open Sans"/>
          <w:color w:val="555555"/>
          <w:sz w:val="21"/>
          <w:szCs w:val="21"/>
        </w:rPr>
      </w:pPr>
      <w:proofErr w:type="gramStart"/>
      <w:r>
        <w:rPr>
          <w:rFonts w:ascii="Open Sans" w:hAnsi="Open Sans" w:hint="eastAsia"/>
          <w:color w:val="555555"/>
          <w:sz w:val="21"/>
          <w:szCs w:val="21"/>
        </w:rPr>
        <w:t>question</w:t>
      </w:r>
      <w:proofErr w:type="gramEnd"/>
      <w:r>
        <w:rPr>
          <w:rFonts w:ascii="Open Sans" w:hAnsi="Open Sans"/>
          <w:color w:val="555555"/>
          <w:sz w:val="21"/>
          <w:szCs w:val="21"/>
        </w:rPr>
        <w:t xml:space="preserve"> </w:t>
      </w:r>
    </w:p>
    <w:p w:rsidR="00723332" w:rsidRDefault="00723332" w:rsidP="00723332">
      <w:pPr>
        <w:pStyle w:val="NormalWeb"/>
        <w:numPr>
          <w:ilvl w:val="0"/>
          <w:numId w:val="17"/>
        </w:numPr>
        <w:shd w:val="clear" w:color="auto" w:fill="FFFFFF"/>
        <w:spacing w:before="0" w:beforeAutospacing="0" w:after="150" w:afterAutospacing="0"/>
        <w:rPr>
          <w:rFonts w:ascii="Open Sans" w:hAnsi="Open Sans"/>
          <w:color w:val="555555"/>
          <w:sz w:val="21"/>
          <w:szCs w:val="21"/>
        </w:rPr>
      </w:pPr>
      <w:r>
        <w:rPr>
          <w:rFonts w:ascii="Open Sans" w:hAnsi="Open Sans"/>
          <w:color w:val="555555"/>
          <w:sz w:val="21"/>
          <w:szCs w:val="21"/>
        </w:rPr>
        <w:t>differentiate between 1</w:t>
      </w:r>
      <w:r w:rsidRPr="00723332">
        <w:rPr>
          <w:rFonts w:ascii="Open Sans" w:hAnsi="Open Sans"/>
          <w:color w:val="555555"/>
          <w:sz w:val="21"/>
          <w:szCs w:val="21"/>
          <w:vertAlign w:val="superscript"/>
        </w:rPr>
        <w:t>st</w:t>
      </w:r>
      <w:r>
        <w:rPr>
          <w:rFonts w:ascii="Open Sans" w:hAnsi="Open Sans"/>
          <w:color w:val="555555"/>
          <w:sz w:val="21"/>
          <w:szCs w:val="21"/>
        </w:rPr>
        <w:t xml:space="preserve"> angle projection and 3</w:t>
      </w:r>
      <w:r w:rsidRPr="00723332">
        <w:rPr>
          <w:rFonts w:ascii="Open Sans" w:hAnsi="Open Sans"/>
          <w:color w:val="555555"/>
          <w:sz w:val="21"/>
          <w:szCs w:val="21"/>
          <w:vertAlign w:val="superscript"/>
        </w:rPr>
        <w:t>rd</w:t>
      </w:r>
      <w:r>
        <w:rPr>
          <w:rFonts w:ascii="Open Sans" w:hAnsi="Open Sans"/>
          <w:color w:val="555555"/>
          <w:sz w:val="21"/>
          <w:szCs w:val="21"/>
        </w:rPr>
        <w:t xml:space="preserve"> angle projection</w:t>
      </w:r>
    </w:p>
    <w:p w:rsidR="00723332" w:rsidRDefault="00723332" w:rsidP="00723332">
      <w:pPr>
        <w:pStyle w:val="NormalWeb"/>
        <w:numPr>
          <w:ilvl w:val="0"/>
          <w:numId w:val="17"/>
        </w:numPr>
        <w:shd w:val="clear" w:color="auto" w:fill="FFFFFF"/>
        <w:spacing w:before="0" w:beforeAutospacing="0" w:after="150" w:afterAutospacing="0"/>
        <w:rPr>
          <w:rFonts w:ascii="Open Sans" w:hAnsi="Open Sans"/>
          <w:color w:val="555555"/>
          <w:sz w:val="21"/>
          <w:szCs w:val="21"/>
        </w:rPr>
      </w:pPr>
      <w:r>
        <w:rPr>
          <w:rFonts w:ascii="Open Sans" w:hAnsi="Open Sans"/>
          <w:color w:val="555555"/>
          <w:sz w:val="21"/>
          <w:szCs w:val="21"/>
        </w:rPr>
        <w:t>draw object in orthographic form</w:t>
      </w:r>
    </w:p>
    <w:p w:rsidR="008E7AEA" w:rsidRPr="00E63481" w:rsidRDefault="008E7AEA" w:rsidP="008E7AEA">
      <w:pPr>
        <w:pStyle w:val="ListParagraph"/>
        <w:ind w:left="1800"/>
        <w:rPr>
          <w:rFonts w:ascii="Open Sans" w:hAnsi="Open Sans"/>
          <w:color w:val="606062"/>
        </w:rPr>
      </w:pPr>
      <w:r>
        <w:rPr>
          <w:rFonts w:ascii="Open Sans" w:hAnsi="Open Sans"/>
          <w:color w:val="606062"/>
        </w:rPr>
        <w:t xml:space="preserve"> </w:t>
      </w:r>
    </w:p>
    <w:p w:rsidR="00F8197D" w:rsidRPr="00F8197D" w:rsidRDefault="00F8197D" w:rsidP="00F8197D">
      <w:pPr>
        <w:pStyle w:val="Heading3"/>
        <w:shd w:val="clear" w:color="auto" w:fill="FFFFFF"/>
        <w:spacing w:before="0" w:beforeAutospacing="0" w:after="0" w:afterAutospacing="0" w:line="568" w:lineRule="atLeast"/>
        <w:ind w:left="1440"/>
        <w:rPr>
          <w:rFonts w:ascii="Open Sans" w:hAnsi="Open Sans"/>
          <w:color w:val="000000"/>
          <w:sz w:val="25"/>
          <w:szCs w:val="25"/>
        </w:rPr>
      </w:pPr>
    </w:p>
    <w:p w:rsidR="00A67B94" w:rsidRPr="00A67B94" w:rsidRDefault="00A67B94" w:rsidP="00A67B94">
      <w:pPr>
        <w:pStyle w:val="ListParagraph"/>
        <w:tabs>
          <w:tab w:val="left" w:pos="3960"/>
        </w:tabs>
        <w:ind w:left="1800"/>
        <w:rPr>
          <w:sz w:val="28"/>
          <w:szCs w:val="28"/>
        </w:rPr>
      </w:pPr>
    </w:p>
    <w:sectPr w:rsidR="00A67B94" w:rsidRPr="00A67B94" w:rsidSect="00C3173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 w:name="Open Sans">
    <w:altName w:val="Times New Roman"/>
    <w:panose1 w:val="00000000000000000000"/>
    <w:charset w:val="00"/>
    <w:family w:val="roman"/>
    <w:notTrueType/>
    <w:pitch w:val="default"/>
    <w:sig w:usb0="00000000" w:usb1="00000000" w:usb2="00000000" w:usb3="00000000" w:csb0="00000000" w:csb1="00000000"/>
  </w:font>
  <w:font w:name="Avenir Ligh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57899"/>
    <w:multiLevelType w:val="hybridMultilevel"/>
    <w:tmpl w:val="8250C5F0"/>
    <w:lvl w:ilvl="0" w:tplc="2B3E4C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A3E0EE2"/>
    <w:multiLevelType w:val="hybridMultilevel"/>
    <w:tmpl w:val="C386623A"/>
    <w:lvl w:ilvl="0" w:tplc="008AF446">
      <w:start w:val="1"/>
      <w:numFmt w:val="decimal"/>
      <w:lvlText w:val="%1."/>
      <w:lvlJc w:val="left"/>
      <w:pPr>
        <w:ind w:left="1170" w:hanging="360"/>
      </w:pPr>
      <w:rPr>
        <w:rFonts w:hint="default"/>
        <w:b w:val="0"/>
        <w:u w:val="none"/>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14890A63"/>
    <w:multiLevelType w:val="multilevel"/>
    <w:tmpl w:val="4A60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723E73"/>
    <w:multiLevelType w:val="multilevel"/>
    <w:tmpl w:val="09FC5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BD35A2"/>
    <w:multiLevelType w:val="hybridMultilevel"/>
    <w:tmpl w:val="8878F014"/>
    <w:lvl w:ilvl="0" w:tplc="92D8E85A">
      <w:start w:val="1"/>
      <w:numFmt w:val="decimal"/>
      <w:lvlText w:val="%1."/>
      <w:lvlJc w:val="left"/>
      <w:pPr>
        <w:ind w:left="1800" w:hanging="360"/>
      </w:pPr>
      <w:rPr>
        <w:rFonts w:hint="default"/>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DE85C89"/>
    <w:multiLevelType w:val="multilevel"/>
    <w:tmpl w:val="767C0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2E12B9"/>
    <w:multiLevelType w:val="multilevel"/>
    <w:tmpl w:val="C7EC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8A77DD"/>
    <w:multiLevelType w:val="multilevel"/>
    <w:tmpl w:val="A9A822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46348CC"/>
    <w:multiLevelType w:val="multilevel"/>
    <w:tmpl w:val="5C1403A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15B53D0"/>
    <w:multiLevelType w:val="hybridMultilevel"/>
    <w:tmpl w:val="0F6E5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B17ABC"/>
    <w:multiLevelType w:val="multilevel"/>
    <w:tmpl w:val="C78A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52707E"/>
    <w:multiLevelType w:val="hybridMultilevel"/>
    <w:tmpl w:val="2D3A5396"/>
    <w:lvl w:ilvl="0" w:tplc="0158FA8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66FC1F22"/>
    <w:multiLevelType w:val="hybridMultilevel"/>
    <w:tmpl w:val="57B41B64"/>
    <w:lvl w:ilvl="0" w:tplc="CD70B7D8">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3">
    <w:nsid w:val="677260D2"/>
    <w:multiLevelType w:val="hybridMultilevel"/>
    <w:tmpl w:val="9F68CAB0"/>
    <w:lvl w:ilvl="0" w:tplc="FBA45470">
      <w:start w:val="1"/>
      <w:numFmt w:val="decimal"/>
      <w:lvlText w:val="%1."/>
      <w:lvlJc w:val="left"/>
      <w:pPr>
        <w:ind w:left="720" w:hanging="360"/>
      </w:pPr>
      <w:rPr>
        <w:rFonts w:ascii="inherit" w:eastAsia="Times New Roman" w:hAnsi="inherit" w:cs="Helvetica" w:hint="default"/>
        <w:color w:val="333333"/>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8077A8"/>
    <w:multiLevelType w:val="hybridMultilevel"/>
    <w:tmpl w:val="8944676A"/>
    <w:lvl w:ilvl="0" w:tplc="EE8295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2600F78"/>
    <w:multiLevelType w:val="multilevel"/>
    <w:tmpl w:val="5C18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E7D5EDE"/>
    <w:multiLevelType w:val="hybridMultilevel"/>
    <w:tmpl w:val="F45E4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5"/>
  </w:num>
  <w:num w:numId="3">
    <w:abstractNumId w:val="13"/>
  </w:num>
  <w:num w:numId="4">
    <w:abstractNumId w:val="14"/>
  </w:num>
  <w:num w:numId="5">
    <w:abstractNumId w:val="6"/>
  </w:num>
  <w:num w:numId="6">
    <w:abstractNumId w:val="0"/>
  </w:num>
  <w:num w:numId="7">
    <w:abstractNumId w:val="4"/>
  </w:num>
  <w:num w:numId="8">
    <w:abstractNumId w:val="7"/>
  </w:num>
  <w:num w:numId="9">
    <w:abstractNumId w:val="2"/>
  </w:num>
  <w:num w:numId="10">
    <w:abstractNumId w:val="12"/>
  </w:num>
  <w:num w:numId="11">
    <w:abstractNumId w:val="5"/>
  </w:num>
  <w:num w:numId="12">
    <w:abstractNumId w:val="16"/>
  </w:num>
  <w:num w:numId="13">
    <w:abstractNumId w:val="8"/>
  </w:num>
  <w:num w:numId="14">
    <w:abstractNumId w:val="3"/>
  </w:num>
  <w:num w:numId="15">
    <w:abstractNumId w:val="10"/>
  </w:num>
  <w:num w:numId="16">
    <w:abstractNumId w:val="11"/>
  </w:num>
  <w:num w:numId="1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90DC0"/>
    <w:rsid w:val="00030E35"/>
    <w:rsid w:val="000F1331"/>
    <w:rsid w:val="000F79F2"/>
    <w:rsid w:val="001722A6"/>
    <w:rsid w:val="001C08BD"/>
    <w:rsid w:val="00290DC0"/>
    <w:rsid w:val="00405994"/>
    <w:rsid w:val="00452FC2"/>
    <w:rsid w:val="005257A5"/>
    <w:rsid w:val="00562930"/>
    <w:rsid w:val="00575500"/>
    <w:rsid w:val="005E18DE"/>
    <w:rsid w:val="0068402F"/>
    <w:rsid w:val="00723332"/>
    <w:rsid w:val="007E193A"/>
    <w:rsid w:val="0081290C"/>
    <w:rsid w:val="00895625"/>
    <w:rsid w:val="008E7AEA"/>
    <w:rsid w:val="00994A0D"/>
    <w:rsid w:val="00A67B94"/>
    <w:rsid w:val="00A960A9"/>
    <w:rsid w:val="00BA2C2D"/>
    <w:rsid w:val="00C31730"/>
    <w:rsid w:val="00CA01E1"/>
    <w:rsid w:val="00CB7698"/>
    <w:rsid w:val="00E63481"/>
    <w:rsid w:val="00EC742D"/>
    <w:rsid w:val="00F8197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9F2"/>
  </w:style>
  <w:style w:type="paragraph" w:styleId="Heading1">
    <w:name w:val="heading 1"/>
    <w:basedOn w:val="Normal"/>
    <w:next w:val="Normal"/>
    <w:link w:val="Heading1Char"/>
    <w:uiPriority w:val="9"/>
    <w:qFormat/>
    <w:rsid w:val="00452F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30E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A960A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8197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DC0"/>
    <w:pPr>
      <w:ind w:left="720"/>
      <w:contextualSpacing/>
    </w:pPr>
  </w:style>
  <w:style w:type="character" w:styleId="Hyperlink">
    <w:name w:val="Hyperlink"/>
    <w:basedOn w:val="DefaultParagraphFont"/>
    <w:uiPriority w:val="99"/>
    <w:semiHidden/>
    <w:unhideWhenUsed/>
    <w:rsid w:val="00A960A9"/>
    <w:rPr>
      <w:color w:val="0000FF"/>
      <w:u w:val="single"/>
    </w:rPr>
  </w:style>
  <w:style w:type="character" w:customStyle="1" w:styleId="Heading3Char">
    <w:name w:val="Heading 3 Char"/>
    <w:basedOn w:val="DefaultParagraphFont"/>
    <w:link w:val="Heading3"/>
    <w:uiPriority w:val="9"/>
    <w:rsid w:val="00A960A9"/>
    <w:rPr>
      <w:rFonts w:ascii="Times New Roman" w:eastAsia="Times New Roman" w:hAnsi="Times New Roman" w:cs="Times New Roman"/>
      <w:b/>
      <w:bCs/>
      <w:sz w:val="27"/>
      <w:szCs w:val="27"/>
    </w:rPr>
  </w:style>
  <w:style w:type="paragraph" w:customStyle="1" w:styleId="block-tight">
    <w:name w:val="block-tight"/>
    <w:basedOn w:val="Normal"/>
    <w:rsid w:val="00A960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normal">
    <w:name w:val="text-normal"/>
    <w:basedOn w:val="DefaultParagraphFont"/>
    <w:rsid w:val="00A960A9"/>
  </w:style>
  <w:style w:type="paragraph" w:customStyle="1" w:styleId="text-small">
    <w:name w:val="text-small"/>
    <w:basedOn w:val="Normal"/>
    <w:rsid w:val="00A960A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452F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52FC2"/>
    <w:rPr>
      <w:rFonts w:asciiTheme="majorHAnsi" w:eastAsiaTheme="majorEastAsia" w:hAnsiTheme="majorHAnsi" w:cstheme="majorBidi"/>
      <w:b/>
      <w:bCs/>
      <w:color w:val="365F91" w:themeColor="accent1" w:themeShade="BF"/>
      <w:sz w:val="28"/>
      <w:szCs w:val="28"/>
    </w:rPr>
  </w:style>
  <w:style w:type="paragraph" w:customStyle="1" w:styleId="lead">
    <w:name w:val="lead"/>
    <w:basedOn w:val="Normal"/>
    <w:rsid w:val="00452F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030E35"/>
    <w:rPr>
      <w:rFonts w:asciiTheme="majorHAnsi" w:eastAsiaTheme="majorEastAsia" w:hAnsiTheme="majorHAnsi" w:cstheme="majorBidi"/>
      <w:b/>
      <w:bCs/>
      <w:color w:val="4F81BD" w:themeColor="accent1"/>
      <w:sz w:val="26"/>
      <w:szCs w:val="26"/>
    </w:rPr>
  </w:style>
  <w:style w:type="character" w:customStyle="1" w:styleId="quick-answer-content">
    <w:name w:val="quick-answer-content"/>
    <w:basedOn w:val="DefaultParagraphFont"/>
    <w:rsid w:val="00030E35"/>
  </w:style>
  <w:style w:type="character" w:styleId="Strong">
    <w:name w:val="Strong"/>
    <w:basedOn w:val="DefaultParagraphFont"/>
    <w:uiPriority w:val="22"/>
    <w:qFormat/>
    <w:rsid w:val="00030E35"/>
    <w:rPr>
      <w:b/>
      <w:bCs/>
    </w:rPr>
  </w:style>
  <w:style w:type="character" w:customStyle="1" w:styleId="title-text">
    <w:name w:val="title-text"/>
    <w:basedOn w:val="DefaultParagraphFont"/>
    <w:rsid w:val="00030E35"/>
  </w:style>
  <w:style w:type="character" w:customStyle="1" w:styleId="partialsimilarquestions-question">
    <w:name w:val="partialsimilarquestions-question"/>
    <w:basedOn w:val="DefaultParagraphFont"/>
    <w:rsid w:val="00030E35"/>
  </w:style>
  <w:style w:type="paragraph" w:styleId="BalloonText">
    <w:name w:val="Balloon Text"/>
    <w:basedOn w:val="Normal"/>
    <w:link w:val="BalloonTextChar"/>
    <w:uiPriority w:val="99"/>
    <w:semiHidden/>
    <w:unhideWhenUsed/>
    <w:rsid w:val="00030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E35"/>
    <w:rPr>
      <w:rFonts w:ascii="Tahoma" w:hAnsi="Tahoma" w:cs="Tahoma"/>
      <w:sz w:val="16"/>
      <w:szCs w:val="16"/>
    </w:rPr>
  </w:style>
  <w:style w:type="character" w:customStyle="1" w:styleId="Heading4Char">
    <w:name w:val="Heading 4 Char"/>
    <w:basedOn w:val="DefaultParagraphFont"/>
    <w:link w:val="Heading4"/>
    <w:uiPriority w:val="9"/>
    <w:semiHidden/>
    <w:rsid w:val="00F8197D"/>
    <w:rPr>
      <w:rFonts w:asciiTheme="majorHAnsi" w:eastAsiaTheme="majorEastAsia" w:hAnsiTheme="majorHAnsi" w:cstheme="majorBidi"/>
      <w:b/>
      <w:bCs/>
      <w:i/>
      <w:iCs/>
      <w:color w:val="4F81BD" w:themeColor="accent1"/>
    </w:rPr>
  </w:style>
  <w:style w:type="paragraph" w:customStyle="1" w:styleId="topiclist">
    <w:name w:val="topiclist"/>
    <w:basedOn w:val="Normal"/>
    <w:rsid w:val="00E63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header">
    <w:name w:val="tableheader"/>
    <w:basedOn w:val="Normal"/>
    <w:rsid w:val="00E63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normal1">
    <w:name w:val="tablenormal1"/>
    <w:basedOn w:val="Normal"/>
    <w:rsid w:val="00E63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d-content-block">
    <w:name w:val="md-content-block"/>
    <w:basedOn w:val="Normal"/>
    <w:rsid w:val="00E63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title">
    <w:name w:val="srtitle"/>
    <w:basedOn w:val="DefaultParagraphFont"/>
    <w:rsid w:val="00E63481"/>
  </w:style>
  <w:style w:type="character" w:customStyle="1" w:styleId="alternate">
    <w:name w:val="alternate"/>
    <w:basedOn w:val="DefaultParagraphFont"/>
    <w:rsid w:val="00E63481"/>
  </w:style>
  <w:style w:type="character" w:styleId="Emphasis">
    <w:name w:val="Emphasis"/>
    <w:basedOn w:val="DefaultParagraphFont"/>
    <w:uiPriority w:val="20"/>
    <w:qFormat/>
    <w:rsid w:val="00E63481"/>
    <w:rPr>
      <w:i/>
      <w:iCs/>
    </w:rPr>
  </w:style>
  <w:style w:type="paragraph" w:customStyle="1" w:styleId="definition-inner-item">
    <w:name w:val="definition-inner-item"/>
    <w:basedOn w:val="Normal"/>
    <w:rsid w:val="00E63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ro-colon">
    <w:name w:val="intro-colon"/>
    <w:basedOn w:val="DefaultParagraphFont"/>
    <w:rsid w:val="00E63481"/>
  </w:style>
  <w:style w:type="character" w:customStyle="1" w:styleId="normal-c0">
    <w:name w:val="normal-c0"/>
    <w:basedOn w:val="DefaultParagraphFont"/>
    <w:rsid w:val="00E63481"/>
  </w:style>
  <w:style w:type="character" w:customStyle="1" w:styleId="normal-c1">
    <w:name w:val="normal-c1"/>
    <w:basedOn w:val="DefaultParagraphFont"/>
    <w:rsid w:val="00E63481"/>
  </w:style>
  <w:style w:type="character" w:customStyle="1" w:styleId="normal-c2">
    <w:name w:val="normal-c2"/>
    <w:basedOn w:val="DefaultParagraphFont"/>
    <w:rsid w:val="00E63481"/>
  </w:style>
  <w:style w:type="character" w:customStyle="1" w:styleId="normal-c3">
    <w:name w:val="normal-c3"/>
    <w:basedOn w:val="DefaultParagraphFont"/>
    <w:rsid w:val="00E63481"/>
  </w:style>
  <w:style w:type="character" w:customStyle="1" w:styleId="normal-c4">
    <w:name w:val="normal-c4"/>
    <w:basedOn w:val="DefaultParagraphFont"/>
    <w:rsid w:val="00E63481"/>
  </w:style>
  <w:style w:type="character" w:customStyle="1" w:styleId="normal-c5">
    <w:name w:val="normal-c5"/>
    <w:basedOn w:val="DefaultParagraphFont"/>
    <w:rsid w:val="00E63481"/>
  </w:style>
  <w:style w:type="character" w:customStyle="1" w:styleId="normal-c6">
    <w:name w:val="normal-c6"/>
    <w:basedOn w:val="DefaultParagraphFont"/>
    <w:rsid w:val="00E63481"/>
  </w:style>
  <w:style w:type="character" w:customStyle="1" w:styleId="normal-c7">
    <w:name w:val="normal-c7"/>
    <w:basedOn w:val="DefaultParagraphFont"/>
    <w:rsid w:val="00E63481"/>
  </w:style>
  <w:style w:type="character" w:customStyle="1" w:styleId="normal-c8">
    <w:name w:val="normal-c8"/>
    <w:basedOn w:val="DefaultParagraphFont"/>
    <w:rsid w:val="00E63481"/>
  </w:style>
  <w:style w:type="character" w:customStyle="1" w:styleId="normal-c9">
    <w:name w:val="normal-c9"/>
    <w:basedOn w:val="DefaultParagraphFont"/>
    <w:rsid w:val="00E63481"/>
  </w:style>
  <w:style w:type="character" w:customStyle="1" w:styleId="normal-c10">
    <w:name w:val="normal-c10"/>
    <w:basedOn w:val="DefaultParagraphFont"/>
    <w:rsid w:val="00E63481"/>
  </w:style>
  <w:style w:type="character" w:customStyle="1" w:styleId="normal-c11">
    <w:name w:val="normal-c11"/>
    <w:basedOn w:val="DefaultParagraphFont"/>
    <w:rsid w:val="00E63481"/>
  </w:style>
  <w:style w:type="character" w:customStyle="1" w:styleId="normal-c13">
    <w:name w:val="normal-c13"/>
    <w:basedOn w:val="DefaultParagraphFont"/>
    <w:rsid w:val="00E63481"/>
  </w:style>
  <w:style w:type="character" w:customStyle="1" w:styleId="normal-c15">
    <w:name w:val="normal-c15"/>
    <w:basedOn w:val="DefaultParagraphFont"/>
    <w:rsid w:val="00E63481"/>
  </w:style>
  <w:style w:type="character" w:customStyle="1" w:styleId="normal-c16">
    <w:name w:val="normal-c16"/>
    <w:basedOn w:val="DefaultParagraphFont"/>
    <w:rsid w:val="00E63481"/>
  </w:style>
  <w:style w:type="character" w:customStyle="1" w:styleId="normal-c17">
    <w:name w:val="normal-c17"/>
    <w:basedOn w:val="DefaultParagraphFont"/>
    <w:rsid w:val="00E63481"/>
  </w:style>
  <w:style w:type="character" w:customStyle="1" w:styleId="normal-c18">
    <w:name w:val="normal-c18"/>
    <w:basedOn w:val="DefaultParagraphFont"/>
    <w:rsid w:val="00E63481"/>
  </w:style>
  <w:style w:type="character" w:customStyle="1" w:styleId="normal-c19">
    <w:name w:val="normal-c19"/>
    <w:basedOn w:val="DefaultParagraphFont"/>
    <w:rsid w:val="00E63481"/>
  </w:style>
  <w:style w:type="character" w:customStyle="1" w:styleId="h3-c">
    <w:name w:val="h3-c"/>
    <w:basedOn w:val="DefaultParagraphFont"/>
    <w:rsid w:val="00E63481"/>
  </w:style>
  <w:style w:type="character" w:customStyle="1" w:styleId="h3-c0">
    <w:name w:val="h3-c0"/>
    <w:basedOn w:val="DefaultParagraphFont"/>
    <w:rsid w:val="00E63481"/>
  </w:style>
  <w:style w:type="paragraph" w:customStyle="1" w:styleId="blockquote-nomark">
    <w:name w:val="blockquote-nomark"/>
    <w:basedOn w:val="Normal"/>
    <w:rsid w:val="008E7AE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85408490">
      <w:bodyDiv w:val="1"/>
      <w:marLeft w:val="0"/>
      <w:marRight w:val="0"/>
      <w:marTop w:val="0"/>
      <w:marBottom w:val="0"/>
      <w:divBdr>
        <w:top w:val="none" w:sz="0" w:space="0" w:color="auto"/>
        <w:left w:val="none" w:sz="0" w:space="0" w:color="auto"/>
        <w:bottom w:val="none" w:sz="0" w:space="0" w:color="auto"/>
        <w:right w:val="none" w:sz="0" w:space="0" w:color="auto"/>
      </w:divBdr>
      <w:divsChild>
        <w:div w:id="963921241">
          <w:marLeft w:val="-300"/>
          <w:marRight w:val="-300"/>
          <w:marTop w:val="0"/>
          <w:marBottom w:val="0"/>
          <w:divBdr>
            <w:top w:val="none" w:sz="0" w:space="0" w:color="auto"/>
            <w:left w:val="none" w:sz="0" w:space="0" w:color="auto"/>
            <w:bottom w:val="none" w:sz="0" w:space="0" w:color="auto"/>
            <w:right w:val="none" w:sz="0" w:space="0" w:color="auto"/>
          </w:divBdr>
          <w:divsChild>
            <w:div w:id="701786171">
              <w:marLeft w:val="0"/>
              <w:marRight w:val="0"/>
              <w:marTop w:val="0"/>
              <w:marBottom w:val="0"/>
              <w:divBdr>
                <w:top w:val="none" w:sz="0" w:space="0" w:color="auto"/>
                <w:left w:val="none" w:sz="0" w:space="0" w:color="auto"/>
                <w:bottom w:val="none" w:sz="0" w:space="0" w:color="auto"/>
                <w:right w:val="none" w:sz="0" w:space="0" w:color="auto"/>
              </w:divBdr>
              <w:divsChild>
                <w:div w:id="860358502">
                  <w:marLeft w:val="0"/>
                  <w:marRight w:val="0"/>
                  <w:marTop w:val="0"/>
                  <w:marBottom w:val="0"/>
                  <w:divBdr>
                    <w:top w:val="none" w:sz="0" w:space="0" w:color="auto"/>
                    <w:left w:val="none" w:sz="0" w:space="0" w:color="auto"/>
                    <w:bottom w:val="none" w:sz="0" w:space="0" w:color="auto"/>
                    <w:right w:val="none" w:sz="0" w:space="0" w:color="auto"/>
                  </w:divBdr>
                  <w:divsChild>
                    <w:div w:id="1627152532">
                      <w:marLeft w:val="0"/>
                      <w:marRight w:val="0"/>
                      <w:marTop w:val="0"/>
                      <w:marBottom w:val="0"/>
                      <w:divBdr>
                        <w:top w:val="none" w:sz="0" w:space="0" w:color="auto"/>
                        <w:left w:val="none" w:sz="0" w:space="0" w:color="auto"/>
                        <w:bottom w:val="none" w:sz="0" w:space="0" w:color="auto"/>
                        <w:right w:val="none" w:sz="0" w:space="0" w:color="auto"/>
                      </w:divBdr>
                    </w:div>
                  </w:divsChild>
                </w:div>
                <w:div w:id="126746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3362">
          <w:marLeft w:val="-300"/>
          <w:marRight w:val="-300"/>
          <w:marTop w:val="0"/>
          <w:marBottom w:val="0"/>
          <w:divBdr>
            <w:top w:val="none" w:sz="0" w:space="0" w:color="auto"/>
            <w:left w:val="none" w:sz="0" w:space="0" w:color="auto"/>
            <w:bottom w:val="none" w:sz="0" w:space="0" w:color="auto"/>
            <w:right w:val="none" w:sz="0" w:space="0" w:color="auto"/>
          </w:divBdr>
          <w:divsChild>
            <w:div w:id="1030258147">
              <w:marLeft w:val="0"/>
              <w:marRight w:val="0"/>
              <w:marTop w:val="0"/>
              <w:marBottom w:val="0"/>
              <w:divBdr>
                <w:top w:val="none" w:sz="0" w:space="0" w:color="auto"/>
                <w:left w:val="none" w:sz="0" w:space="0" w:color="auto"/>
                <w:bottom w:val="none" w:sz="0" w:space="0" w:color="auto"/>
                <w:right w:val="none" w:sz="0" w:space="0" w:color="auto"/>
              </w:divBdr>
              <w:divsChild>
                <w:div w:id="1409494747">
                  <w:marLeft w:val="-300"/>
                  <w:marRight w:val="-300"/>
                  <w:marTop w:val="0"/>
                  <w:marBottom w:val="0"/>
                  <w:divBdr>
                    <w:top w:val="none" w:sz="0" w:space="0" w:color="auto"/>
                    <w:left w:val="none" w:sz="0" w:space="0" w:color="auto"/>
                    <w:bottom w:val="none" w:sz="0" w:space="0" w:color="auto"/>
                    <w:right w:val="none" w:sz="0" w:space="0" w:color="auto"/>
                  </w:divBdr>
                  <w:divsChild>
                    <w:div w:id="841508093">
                      <w:marLeft w:val="0"/>
                      <w:marRight w:val="0"/>
                      <w:marTop w:val="0"/>
                      <w:marBottom w:val="0"/>
                      <w:divBdr>
                        <w:top w:val="none" w:sz="0" w:space="0" w:color="auto"/>
                        <w:left w:val="none" w:sz="0" w:space="0" w:color="auto"/>
                        <w:bottom w:val="none" w:sz="0" w:space="0" w:color="auto"/>
                        <w:right w:val="none" w:sz="0" w:space="0" w:color="auto"/>
                      </w:divBdr>
                      <w:divsChild>
                        <w:div w:id="2033527202">
                          <w:marLeft w:val="-300"/>
                          <w:marRight w:val="-300"/>
                          <w:marTop w:val="0"/>
                          <w:marBottom w:val="0"/>
                          <w:divBdr>
                            <w:top w:val="none" w:sz="0" w:space="0" w:color="auto"/>
                            <w:left w:val="none" w:sz="0" w:space="0" w:color="auto"/>
                            <w:bottom w:val="none" w:sz="0" w:space="0" w:color="auto"/>
                            <w:right w:val="none" w:sz="0" w:space="0" w:color="auto"/>
                          </w:divBdr>
                          <w:divsChild>
                            <w:div w:id="22580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497910">
                  <w:marLeft w:val="-300"/>
                  <w:marRight w:val="-300"/>
                  <w:marTop w:val="0"/>
                  <w:marBottom w:val="0"/>
                  <w:divBdr>
                    <w:top w:val="none" w:sz="0" w:space="0" w:color="auto"/>
                    <w:left w:val="none" w:sz="0" w:space="0" w:color="auto"/>
                    <w:bottom w:val="none" w:sz="0" w:space="0" w:color="auto"/>
                    <w:right w:val="none" w:sz="0" w:space="0" w:color="auto"/>
                  </w:divBdr>
                  <w:divsChild>
                    <w:div w:id="956718020">
                      <w:marLeft w:val="0"/>
                      <w:marRight w:val="0"/>
                      <w:marTop w:val="0"/>
                      <w:marBottom w:val="0"/>
                      <w:divBdr>
                        <w:top w:val="none" w:sz="0" w:space="0" w:color="auto"/>
                        <w:left w:val="none" w:sz="0" w:space="0" w:color="auto"/>
                        <w:bottom w:val="none" w:sz="0" w:space="0" w:color="auto"/>
                        <w:right w:val="none" w:sz="0" w:space="0" w:color="auto"/>
                      </w:divBdr>
                      <w:divsChild>
                        <w:div w:id="1521311861">
                          <w:marLeft w:val="0"/>
                          <w:marRight w:val="0"/>
                          <w:marTop w:val="0"/>
                          <w:marBottom w:val="0"/>
                          <w:divBdr>
                            <w:top w:val="none" w:sz="0" w:space="0" w:color="auto"/>
                            <w:left w:val="none" w:sz="0" w:space="0" w:color="auto"/>
                            <w:bottom w:val="none" w:sz="0" w:space="0" w:color="auto"/>
                            <w:right w:val="none" w:sz="0" w:space="0" w:color="auto"/>
                          </w:divBdr>
                          <w:divsChild>
                            <w:div w:id="520819132">
                              <w:marLeft w:val="0"/>
                              <w:marRight w:val="0"/>
                              <w:marTop w:val="0"/>
                              <w:marBottom w:val="0"/>
                              <w:divBdr>
                                <w:top w:val="none" w:sz="0" w:space="0" w:color="auto"/>
                                <w:left w:val="none" w:sz="0" w:space="0" w:color="auto"/>
                                <w:bottom w:val="none" w:sz="0" w:space="0" w:color="auto"/>
                                <w:right w:val="none" w:sz="0" w:space="0" w:color="auto"/>
                              </w:divBdr>
                            </w:div>
                          </w:divsChild>
                        </w:div>
                        <w:div w:id="297299974">
                          <w:marLeft w:val="0"/>
                          <w:marRight w:val="0"/>
                          <w:marTop w:val="0"/>
                          <w:marBottom w:val="0"/>
                          <w:divBdr>
                            <w:top w:val="none" w:sz="0" w:space="0" w:color="auto"/>
                            <w:left w:val="none" w:sz="0" w:space="0" w:color="auto"/>
                            <w:bottom w:val="none" w:sz="0" w:space="0" w:color="auto"/>
                            <w:right w:val="none" w:sz="0" w:space="0" w:color="auto"/>
                          </w:divBdr>
                        </w:div>
                      </w:divsChild>
                    </w:div>
                    <w:div w:id="357194713">
                      <w:marLeft w:val="0"/>
                      <w:marRight w:val="0"/>
                      <w:marTop w:val="0"/>
                      <w:marBottom w:val="0"/>
                      <w:divBdr>
                        <w:top w:val="none" w:sz="0" w:space="0" w:color="auto"/>
                        <w:left w:val="none" w:sz="0" w:space="0" w:color="auto"/>
                        <w:bottom w:val="none" w:sz="0" w:space="0" w:color="auto"/>
                        <w:right w:val="none" w:sz="0" w:space="0" w:color="auto"/>
                      </w:divBdr>
                    </w:div>
                  </w:divsChild>
                </w:div>
                <w:div w:id="917012255">
                  <w:marLeft w:val="-300"/>
                  <w:marRight w:val="-300"/>
                  <w:marTop w:val="0"/>
                  <w:marBottom w:val="0"/>
                  <w:divBdr>
                    <w:top w:val="none" w:sz="0" w:space="0" w:color="auto"/>
                    <w:left w:val="none" w:sz="0" w:space="0" w:color="auto"/>
                    <w:bottom w:val="none" w:sz="0" w:space="0" w:color="auto"/>
                    <w:right w:val="none" w:sz="0" w:space="0" w:color="auto"/>
                  </w:divBdr>
                  <w:divsChild>
                    <w:div w:id="1616600328">
                      <w:marLeft w:val="0"/>
                      <w:marRight w:val="0"/>
                      <w:marTop w:val="0"/>
                      <w:marBottom w:val="0"/>
                      <w:divBdr>
                        <w:top w:val="none" w:sz="0" w:space="0" w:color="auto"/>
                        <w:left w:val="none" w:sz="0" w:space="0" w:color="auto"/>
                        <w:bottom w:val="none" w:sz="0" w:space="0" w:color="auto"/>
                        <w:right w:val="none" w:sz="0" w:space="0" w:color="auto"/>
                      </w:divBdr>
                      <w:divsChild>
                        <w:div w:id="606888422">
                          <w:marLeft w:val="0"/>
                          <w:marRight w:val="0"/>
                          <w:marTop w:val="0"/>
                          <w:marBottom w:val="0"/>
                          <w:divBdr>
                            <w:top w:val="none" w:sz="0" w:space="0" w:color="auto"/>
                            <w:left w:val="none" w:sz="0" w:space="0" w:color="auto"/>
                            <w:bottom w:val="none" w:sz="0" w:space="0" w:color="auto"/>
                            <w:right w:val="none" w:sz="0" w:space="0" w:color="auto"/>
                          </w:divBdr>
                          <w:divsChild>
                            <w:div w:id="1900362583">
                              <w:marLeft w:val="0"/>
                              <w:marRight w:val="0"/>
                              <w:marTop w:val="0"/>
                              <w:marBottom w:val="0"/>
                              <w:divBdr>
                                <w:top w:val="none" w:sz="0" w:space="0" w:color="auto"/>
                                <w:left w:val="none" w:sz="0" w:space="0" w:color="auto"/>
                                <w:bottom w:val="none" w:sz="0" w:space="0" w:color="auto"/>
                                <w:right w:val="none" w:sz="0" w:space="0" w:color="auto"/>
                              </w:divBdr>
                            </w:div>
                          </w:divsChild>
                        </w:div>
                        <w:div w:id="1268655136">
                          <w:marLeft w:val="0"/>
                          <w:marRight w:val="0"/>
                          <w:marTop w:val="0"/>
                          <w:marBottom w:val="0"/>
                          <w:divBdr>
                            <w:top w:val="none" w:sz="0" w:space="0" w:color="auto"/>
                            <w:left w:val="none" w:sz="0" w:space="0" w:color="auto"/>
                            <w:bottom w:val="none" w:sz="0" w:space="0" w:color="auto"/>
                            <w:right w:val="none" w:sz="0" w:space="0" w:color="auto"/>
                          </w:divBdr>
                        </w:div>
                      </w:divsChild>
                    </w:div>
                    <w:div w:id="409885700">
                      <w:marLeft w:val="0"/>
                      <w:marRight w:val="0"/>
                      <w:marTop w:val="0"/>
                      <w:marBottom w:val="0"/>
                      <w:divBdr>
                        <w:top w:val="none" w:sz="0" w:space="0" w:color="auto"/>
                        <w:left w:val="none" w:sz="0" w:space="0" w:color="auto"/>
                        <w:bottom w:val="none" w:sz="0" w:space="0" w:color="auto"/>
                        <w:right w:val="none" w:sz="0" w:space="0" w:color="auto"/>
                      </w:divBdr>
                    </w:div>
                  </w:divsChild>
                </w:div>
                <w:div w:id="1649555242">
                  <w:marLeft w:val="-300"/>
                  <w:marRight w:val="-300"/>
                  <w:marTop w:val="0"/>
                  <w:marBottom w:val="0"/>
                  <w:divBdr>
                    <w:top w:val="none" w:sz="0" w:space="0" w:color="auto"/>
                    <w:left w:val="none" w:sz="0" w:space="0" w:color="auto"/>
                    <w:bottom w:val="none" w:sz="0" w:space="0" w:color="auto"/>
                    <w:right w:val="none" w:sz="0" w:space="0" w:color="auto"/>
                  </w:divBdr>
                  <w:divsChild>
                    <w:div w:id="1074283287">
                      <w:marLeft w:val="0"/>
                      <w:marRight w:val="0"/>
                      <w:marTop w:val="0"/>
                      <w:marBottom w:val="0"/>
                      <w:divBdr>
                        <w:top w:val="none" w:sz="0" w:space="0" w:color="auto"/>
                        <w:left w:val="none" w:sz="0" w:space="0" w:color="auto"/>
                        <w:bottom w:val="none" w:sz="0" w:space="0" w:color="auto"/>
                        <w:right w:val="none" w:sz="0" w:space="0" w:color="auto"/>
                      </w:divBdr>
                      <w:divsChild>
                        <w:div w:id="1120959227">
                          <w:marLeft w:val="0"/>
                          <w:marRight w:val="0"/>
                          <w:marTop w:val="0"/>
                          <w:marBottom w:val="0"/>
                          <w:divBdr>
                            <w:top w:val="none" w:sz="0" w:space="0" w:color="auto"/>
                            <w:left w:val="none" w:sz="0" w:space="0" w:color="auto"/>
                            <w:bottom w:val="none" w:sz="0" w:space="0" w:color="auto"/>
                            <w:right w:val="none" w:sz="0" w:space="0" w:color="auto"/>
                          </w:divBdr>
                          <w:divsChild>
                            <w:div w:id="1902279947">
                              <w:marLeft w:val="0"/>
                              <w:marRight w:val="0"/>
                              <w:marTop w:val="0"/>
                              <w:marBottom w:val="0"/>
                              <w:divBdr>
                                <w:top w:val="none" w:sz="0" w:space="0" w:color="auto"/>
                                <w:left w:val="none" w:sz="0" w:space="0" w:color="auto"/>
                                <w:bottom w:val="none" w:sz="0" w:space="0" w:color="auto"/>
                                <w:right w:val="none" w:sz="0" w:space="0" w:color="auto"/>
                              </w:divBdr>
                            </w:div>
                          </w:divsChild>
                        </w:div>
                        <w:div w:id="76815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5668">
                  <w:marLeft w:val="-300"/>
                  <w:marRight w:val="-300"/>
                  <w:marTop w:val="0"/>
                  <w:marBottom w:val="0"/>
                  <w:divBdr>
                    <w:top w:val="none" w:sz="0" w:space="0" w:color="auto"/>
                    <w:left w:val="none" w:sz="0" w:space="0" w:color="auto"/>
                    <w:bottom w:val="none" w:sz="0" w:space="0" w:color="auto"/>
                    <w:right w:val="none" w:sz="0" w:space="0" w:color="auto"/>
                  </w:divBdr>
                  <w:divsChild>
                    <w:div w:id="347369730">
                      <w:marLeft w:val="0"/>
                      <w:marRight w:val="0"/>
                      <w:marTop w:val="0"/>
                      <w:marBottom w:val="0"/>
                      <w:divBdr>
                        <w:top w:val="none" w:sz="0" w:space="0" w:color="auto"/>
                        <w:left w:val="none" w:sz="0" w:space="0" w:color="auto"/>
                        <w:bottom w:val="none" w:sz="0" w:space="0" w:color="auto"/>
                        <w:right w:val="none" w:sz="0" w:space="0" w:color="auto"/>
                      </w:divBdr>
                      <w:divsChild>
                        <w:div w:id="800810529">
                          <w:marLeft w:val="0"/>
                          <w:marRight w:val="0"/>
                          <w:marTop w:val="0"/>
                          <w:marBottom w:val="0"/>
                          <w:divBdr>
                            <w:top w:val="none" w:sz="0" w:space="0" w:color="auto"/>
                            <w:left w:val="none" w:sz="0" w:space="0" w:color="auto"/>
                            <w:bottom w:val="none" w:sz="0" w:space="0" w:color="auto"/>
                            <w:right w:val="none" w:sz="0" w:space="0" w:color="auto"/>
                          </w:divBdr>
                          <w:divsChild>
                            <w:div w:id="1719553554">
                              <w:marLeft w:val="0"/>
                              <w:marRight w:val="0"/>
                              <w:marTop w:val="0"/>
                              <w:marBottom w:val="0"/>
                              <w:divBdr>
                                <w:top w:val="none" w:sz="0" w:space="0" w:color="auto"/>
                                <w:left w:val="none" w:sz="0" w:space="0" w:color="auto"/>
                                <w:bottom w:val="none" w:sz="0" w:space="0" w:color="auto"/>
                                <w:right w:val="none" w:sz="0" w:space="0" w:color="auto"/>
                              </w:divBdr>
                            </w:div>
                          </w:divsChild>
                        </w:div>
                        <w:div w:id="349643335">
                          <w:marLeft w:val="0"/>
                          <w:marRight w:val="0"/>
                          <w:marTop w:val="0"/>
                          <w:marBottom w:val="0"/>
                          <w:divBdr>
                            <w:top w:val="none" w:sz="0" w:space="0" w:color="auto"/>
                            <w:left w:val="none" w:sz="0" w:space="0" w:color="auto"/>
                            <w:bottom w:val="none" w:sz="0" w:space="0" w:color="auto"/>
                            <w:right w:val="none" w:sz="0" w:space="0" w:color="auto"/>
                          </w:divBdr>
                        </w:div>
                      </w:divsChild>
                    </w:div>
                    <w:div w:id="93328985">
                      <w:marLeft w:val="0"/>
                      <w:marRight w:val="0"/>
                      <w:marTop w:val="0"/>
                      <w:marBottom w:val="0"/>
                      <w:divBdr>
                        <w:top w:val="none" w:sz="0" w:space="0" w:color="auto"/>
                        <w:left w:val="none" w:sz="0" w:space="0" w:color="auto"/>
                        <w:bottom w:val="none" w:sz="0" w:space="0" w:color="auto"/>
                        <w:right w:val="none" w:sz="0" w:space="0" w:color="auto"/>
                      </w:divBdr>
                    </w:div>
                  </w:divsChild>
                </w:div>
                <w:div w:id="655958585">
                  <w:marLeft w:val="-300"/>
                  <w:marRight w:val="-300"/>
                  <w:marTop w:val="0"/>
                  <w:marBottom w:val="0"/>
                  <w:divBdr>
                    <w:top w:val="none" w:sz="0" w:space="0" w:color="auto"/>
                    <w:left w:val="none" w:sz="0" w:space="0" w:color="auto"/>
                    <w:bottom w:val="none" w:sz="0" w:space="0" w:color="auto"/>
                    <w:right w:val="none" w:sz="0" w:space="0" w:color="auto"/>
                  </w:divBdr>
                  <w:divsChild>
                    <w:div w:id="19550595">
                      <w:marLeft w:val="0"/>
                      <w:marRight w:val="0"/>
                      <w:marTop w:val="0"/>
                      <w:marBottom w:val="0"/>
                      <w:divBdr>
                        <w:top w:val="none" w:sz="0" w:space="0" w:color="auto"/>
                        <w:left w:val="none" w:sz="0" w:space="0" w:color="auto"/>
                        <w:bottom w:val="none" w:sz="0" w:space="0" w:color="auto"/>
                        <w:right w:val="none" w:sz="0" w:space="0" w:color="auto"/>
                      </w:divBdr>
                      <w:divsChild>
                        <w:div w:id="1512336298">
                          <w:marLeft w:val="0"/>
                          <w:marRight w:val="0"/>
                          <w:marTop w:val="0"/>
                          <w:marBottom w:val="0"/>
                          <w:divBdr>
                            <w:top w:val="none" w:sz="0" w:space="0" w:color="auto"/>
                            <w:left w:val="none" w:sz="0" w:space="0" w:color="auto"/>
                            <w:bottom w:val="none" w:sz="0" w:space="0" w:color="auto"/>
                            <w:right w:val="none" w:sz="0" w:space="0" w:color="auto"/>
                          </w:divBdr>
                          <w:divsChild>
                            <w:div w:id="1190100212">
                              <w:marLeft w:val="0"/>
                              <w:marRight w:val="0"/>
                              <w:marTop w:val="0"/>
                              <w:marBottom w:val="0"/>
                              <w:divBdr>
                                <w:top w:val="none" w:sz="0" w:space="0" w:color="auto"/>
                                <w:left w:val="none" w:sz="0" w:space="0" w:color="auto"/>
                                <w:bottom w:val="none" w:sz="0" w:space="0" w:color="auto"/>
                                <w:right w:val="none" w:sz="0" w:space="0" w:color="auto"/>
                              </w:divBdr>
                            </w:div>
                          </w:divsChild>
                        </w:div>
                        <w:div w:id="991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53340">
                  <w:marLeft w:val="-300"/>
                  <w:marRight w:val="-300"/>
                  <w:marTop w:val="0"/>
                  <w:marBottom w:val="0"/>
                  <w:divBdr>
                    <w:top w:val="none" w:sz="0" w:space="0" w:color="auto"/>
                    <w:left w:val="none" w:sz="0" w:space="0" w:color="auto"/>
                    <w:bottom w:val="none" w:sz="0" w:space="0" w:color="auto"/>
                    <w:right w:val="none" w:sz="0" w:space="0" w:color="auto"/>
                  </w:divBdr>
                  <w:divsChild>
                    <w:div w:id="1216427491">
                      <w:marLeft w:val="0"/>
                      <w:marRight w:val="0"/>
                      <w:marTop w:val="0"/>
                      <w:marBottom w:val="0"/>
                      <w:divBdr>
                        <w:top w:val="none" w:sz="0" w:space="0" w:color="auto"/>
                        <w:left w:val="none" w:sz="0" w:space="0" w:color="auto"/>
                        <w:bottom w:val="none" w:sz="0" w:space="0" w:color="auto"/>
                        <w:right w:val="none" w:sz="0" w:space="0" w:color="auto"/>
                      </w:divBdr>
                      <w:divsChild>
                        <w:div w:id="2108767082">
                          <w:marLeft w:val="0"/>
                          <w:marRight w:val="0"/>
                          <w:marTop w:val="0"/>
                          <w:marBottom w:val="0"/>
                          <w:divBdr>
                            <w:top w:val="none" w:sz="0" w:space="0" w:color="auto"/>
                            <w:left w:val="none" w:sz="0" w:space="0" w:color="auto"/>
                            <w:bottom w:val="none" w:sz="0" w:space="0" w:color="auto"/>
                            <w:right w:val="none" w:sz="0" w:space="0" w:color="auto"/>
                          </w:divBdr>
                          <w:divsChild>
                            <w:div w:id="1723021960">
                              <w:marLeft w:val="0"/>
                              <w:marRight w:val="0"/>
                              <w:marTop w:val="0"/>
                              <w:marBottom w:val="0"/>
                              <w:divBdr>
                                <w:top w:val="none" w:sz="0" w:space="0" w:color="auto"/>
                                <w:left w:val="none" w:sz="0" w:space="0" w:color="auto"/>
                                <w:bottom w:val="none" w:sz="0" w:space="0" w:color="auto"/>
                                <w:right w:val="none" w:sz="0" w:space="0" w:color="auto"/>
                              </w:divBdr>
                            </w:div>
                          </w:divsChild>
                        </w:div>
                        <w:div w:id="158145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80070">
      <w:bodyDiv w:val="1"/>
      <w:marLeft w:val="0"/>
      <w:marRight w:val="0"/>
      <w:marTop w:val="0"/>
      <w:marBottom w:val="0"/>
      <w:divBdr>
        <w:top w:val="none" w:sz="0" w:space="0" w:color="auto"/>
        <w:left w:val="none" w:sz="0" w:space="0" w:color="auto"/>
        <w:bottom w:val="none" w:sz="0" w:space="0" w:color="auto"/>
        <w:right w:val="none" w:sz="0" w:space="0" w:color="auto"/>
      </w:divBdr>
      <w:divsChild>
        <w:div w:id="1874726364">
          <w:marLeft w:val="0"/>
          <w:marRight w:val="0"/>
          <w:marTop w:val="0"/>
          <w:marBottom w:val="0"/>
          <w:divBdr>
            <w:top w:val="none" w:sz="0" w:space="0" w:color="auto"/>
            <w:left w:val="none" w:sz="0" w:space="0" w:color="auto"/>
            <w:bottom w:val="none" w:sz="0" w:space="0" w:color="auto"/>
            <w:right w:val="none" w:sz="0" w:space="0" w:color="auto"/>
          </w:divBdr>
        </w:div>
        <w:div w:id="1072582342">
          <w:marLeft w:val="0"/>
          <w:marRight w:val="0"/>
          <w:marTop w:val="0"/>
          <w:marBottom w:val="0"/>
          <w:divBdr>
            <w:top w:val="none" w:sz="0" w:space="0" w:color="auto"/>
            <w:left w:val="none" w:sz="0" w:space="0" w:color="auto"/>
            <w:bottom w:val="none" w:sz="0" w:space="0" w:color="auto"/>
            <w:right w:val="none" w:sz="0" w:space="0" w:color="auto"/>
          </w:divBdr>
        </w:div>
        <w:div w:id="412169850">
          <w:marLeft w:val="0"/>
          <w:marRight w:val="0"/>
          <w:marTop w:val="0"/>
          <w:marBottom w:val="0"/>
          <w:divBdr>
            <w:top w:val="none" w:sz="0" w:space="0" w:color="auto"/>
            <w:left w:val="none" w:sz="0" w:space="0" w:color="auto"/>
            <w:bottom w:val="none" w:sz="0" w:space="0" w:color="auto"/>
            <w:right w:val="none" w:sz="0" w:space="0" w:color="auto"/>
          </w:divBdr>
        </w:div>
        <w:div w:id="1947887536">
          <w:marLeft w:val="0"/>
          <w:marRight w:val="0"/>
          <w:marTop w:val="0"/>
          <w:marBottom w:val="0"/>
          <w:divBdr>
            <w:top w:val="none" w:sz="0" w:space="0" w:color="auto"/>
            <w:left w:val="none" w:sz="0" w:space="0" w:color="auto"/>
            <w:bottom w:val="none" w:sz="0" w:space="0" w:color="auto"/>
            <w:right w:val="none" w:sz="0" w:space="0" w:color="auto"/>
          </w:divBdr>
        </w:div>
        <w:div w:id="1740595559">
          <w:marLeft w:val="0"/>
          <w:marRight w:val="0"/>
          <w:marTop w:val="0"/>
          <w:marBottom w:val="0"/>
          <w:divBdr>
            <w:top w:val="none" w:sz="0" w:space="0" w:color="auto"/>
            <w:left w:val="none" w:sz="0" w:space="0" w:color="auto"/>
            <w:bottom w:val="none" w:sz="0" w:space="0" w:color="auto"/>
            <w:right w:val="none" w:sz="0" w:space="0" w:color="auto"/>
          </w:divBdr>
        </w:div>
        <w:div w:id="1338729560">
          <w:marLeft w:val="0"/>
          <w:marRight w:val="0"/>
          <w:marTop w:val="0"/>
          <w:marBottom w:val="0"/>
          <w:divBdr>
            <w:top w:val="none" w:sz="0" w:space="0" w:color="auto"/>
            <w:left w:val="none" w:sz="0" w:space="0" w:color="auto"/>
            <w:bottom w:val="none" w:sz="0" w:space="0" w:color="auto"/>
            <w:right w:val="none" w:sz="0" w:space="0" w:color="auto"/>
          </w:divBdr>
        </w:div>
        <w:div w:id="747310006">
          <w:marLeft w:val="0"/>
          <w:marRight w:val="0"/>
          <w:marTop w:val="0"/>
          <w:marBottom w:val="0"/>
          <w:divBdr>
            <w:top w:val="none" w:sz="0" w:space="0" w:color="auto"/>
            <w:left w:val="none" w:sz="0" w:space="0" w:color="auto"/>
            <w:bottom w:val="none" w:sz="0" w:space="0" w:color="auto"/>
            <w:right w:val="none" w:sz="0" w:space="0" w:color="auto"/>
          </w:divBdr>
        </w:div>
        <w:div w:id="1143621250">
          <w:marLeft w:val="0"/>
          <w:marRight w:val="0"/>
          <w:marTop w:val="0"/>
          <w:marBottom w:val="0"/>
          <w:divBdr>
            <w:top w:val="none" w:sz="0" w:space="0" w:color="auto"/>
            <w:left w:val="none" w:sz="0" w:space="0" w:color="auto"/>
            <w:bottom w:val="none" w:sz="0" w:space="0" w:color="auto"/>
            <w:right w:val="none" w:sz="0" w:space="0" w:color="auto"/>
          </w:divBdr>
        </w:div>
        <w:div w:id="415831469">
          <w:marLeft w:val="0"/>
          <w:marRight w:val="0"/>
          <w:marTop w:val="0"/>
          <w:marBottom w:val="0"/>
          <w:divBdr>
            <w:top w:val="none" w:sz="0" w:space="0" w:color="auto"/>
            <w:left w:val="none" w:sz="0" w:space="0" w:color="auto"/>
            <w:bottom w:val="none" w:sz="0" w:space="0" w:color="auto"/>
            <w:right w:val="none" w:sz="0" w:space="0" w:color="auto"/>
          </w:divBdr>
        </w:div>
        <w:div w:id="387265125">
          <w:marLeft w:val="0"/>
          <w:marRight w:val="0"/>
          <w:marTop w:val="0"/>
          <w:marBottom w:val="0"/>
          <w:divBdr>
            <w:top w:val="none" w:sz="0" w:space="0" w:color="auto"/>
            <w:left w:val="none" w:sz="0" w:space="0" w:color="auto"/>
            <w:bottom w:val="none" w:sz="0" w:space="0" w:color="auto"/>
            <w:right w:val="none" w:sz="0" w:space="0" w:color="auto"/>
          </w:divBdr>
        </w:div>
        <w:div w:id="1486625359">
          <w:marLeft w:val="0"/>
          <w:marRight w:val="0"/>
          <w:marTop w:val="0"/>
          <w:marBottom w:val="0"/>
          <w:divBdr>
            <w:top w:val="none" w:sz="0" w:space="0" w:color="auto"/>
            <w:left w:val="none" w:sz="0" w:space="0" w:color="auto"/>
            <w:bottom w:val="none" w:sz="0" w:space="0" w:color="auto"/>
            <w:right w:val="none" w:sz="0" w:space="0" w:color="auto"/>
          </w:divBdr>
        </w:div>
        <w:div w:id="1597983418">
          <w:marLeft w:val="0"/>
          <w:marRight w:val="0"/>
          <w:marTop w:val="0"/>
          <w:marBottom w:val="0"/>
          <w:divBdr>
            <w:top w:val="none" w:sz="0" w:space="0" w:color="auto"/>
            <w:left w:val="none" w:sz="0" w:space="0" w:color="auto"/>
            <w:bottom w:val="none" w:sz="0" w:space="0" w:color="auto"/>
            <w:right w:val="none" w:sz="0" w:space="0" w:color="auto"/>
          </w:divBdr>
        </w:div>
        <w:div w:id="1711876073">
          <w:marLeft w:val="0"/>
          <w:marRight w:val="0"/>
          <w:marTop w:val="0"/>
          <w:marBottom w:val="0"/>
          <w:divBdr>
            <w:top w:val="none" w:sz="0" w:space="0" w:color="auto"/>
            <w:left w:val="none" w:sz="0" w:space="0" w:color="auto"/>
            <w:bottom w:val="none" w:sz="0" w:space="0" w:color="auto"/>
            <w:right w:val="none" w:sz="0" w:space="0" w:color="auto"/>
          </w:divBdr>
        </w:div>
        <w:div w:id="992635141">
          <w:marLeft w:val="0"/>
          <w:marRight w:val="0"/>
          <w:marTop w:val="0"/>
          <w:marBottom w:val="0"/>
          <w:divBdr>
            <w:top w:val="none" w:sz="0" w:space="0" w:color="auto"/>
            <w:left w:val="none" w:sz="0" w:space="0" w:color="auto"/>
            <w:bottom w:val="none" w:sz="0" w:space="0" w:color="auto"/>
            <w:right w:val="none" w:sz="0" w:space="0" w:color="auto"/>
          </w:divBdr>
        </w:div>
        <w:div w:id="518088600">
          <w:marLeft w:val="0"/>
          <w:marRight w:val="0"/>
          <w:marTop w:val="0"/>
          <w:marBottom w:val="0"/>
          <w:divBdr>
            <w:top w:val="none" w:sz="0" w:space="0" w:color="auto"/>
            <w:left w:val="none" w:sz="0" w:space="0" w:color="auto"/>
            <w:bottom w:val="none" w:sz="0" w:space="0" w:color="auto"/>
            <w:right w:val="none" w:sz="0" w:space="0" w:color="auto"/>
          </w:divBdr>
        </w:div>
        <w:div w:id="1508864625">
          <w:marLeft w:val="0"/>
          <w:marRight w:val="0"/>
          <w:marTop w:val="0"/>
          <w:marBottom w:val="0"/>
          <w:divBdr>
            <w:top w:val="none" w:sz="0" w:space="0" w:color="auto"/>
            <w:left w:val="none" w:sz="0" w:space="0" w:color="auto"/>
            <w:bottom w:val="none" w:sz="0" w:space="0" w:color="auto"/>
            <w:right w:val="none" w:sz="0" w:space="0" w:color="auto"/>
          </w:divBdr>
        </w:div>
        <w:div w:id="1919514433">
          <w:marLeft w:val="0"/>
          <w:marRight w:val="0"/>
          <w:marTop w:val="0"/>
          <w:marBottom w:val="0"/>
          <w:divBdr>
            <w:top w:val="none" w:sz="0" w:space="0" w:color="auto"/>
            <w:left w:val="none" w:sz="0" w:space="0" w:color="auto"/>
            <w:bottom w:val="none" w:sz="0" w:space="0" w:color="auto"/>
            <w:right w:val="none" w:sz="0" w:space="0" w:color="auto"/>
          </w:divBdr>
        </w:div>
        <w:div w:id="675426984">
          <w:marLeft w:val="0"/>
          <w:marRight w:val="0"/>
          <w:marTop w:val="0"/>
          <w:marBottom w:val="0"/>
          <w:divBdr>
            <w:top w:val="none" w:sz="0" w:space="0" w:color="auto"/>
            <w:left w:val="none" w:sz="0" w:space="0" w:color="auto"/>
            <w:bottom w:val="none" w:sz="0" w:space="0" w:color="auto"/>
            <w:right w:val="none" w:sz="0" w:space="0" w:color="auto"/>
          </w:divBdr>
        </w:div>
        <w:div w:id="2044549462">
          <w:marLeft w:val="0"/>
          <w:marRight w:val="0"/>
          <w:marTop w:val="0"/>
          <w:marBottom w:val="0"/>
          <w:divBdr>
            <w:top w:val="none" w:sz="0" w:space="0" w:color="auto"/>
            <w:left w:val="none" w:sz="0" w:space="0" w:color="auto"/>
            <w:bottom w:val="none" w:sz="0" w:space="0" w:color="auto"/>
            <w:right w:val="none" w:sz="0" w:space="0" w:color="auto"/>
          </w:divBdr>
        </w:div>
        <w:div w:id="1796749953">
          <w:marLeft w:val="0"/>
          <w:marRight w:val="0"/>
          <w:marTop w:val="0"/>
          <w:marBottom w:val="0"/>
          <w:divBdr>
            <w:top w:val="none" w:sz="0" w:space="0" w:color="auto"/>
            <w:left w:val="none" w:sz="0" w:space="0" w:color="auto"/>
            <w:bottom w:val="none" w:sz="0" w:space="0" w:color="auto"/>
            <w:right w:val="none" w:sz="0" w:space="0" w:color="auto"/>
          </w:divBdr>
        </w:div>
        <w:div w:id="87242634">
          <w:marLeft w:val="0"/>
          <w:marRight w:val="0"/>
          <w:marTop w:val="0"/>
          <w:marBottom w:val="0"/>
          <w:divBdr>
            <w:top w:val="none" w:sz="0" w:space="0" w:color="auto"/>
            <w:left w:val="none" w:sz="0" w:space="0" w:color="auto"/>
            <w:bottom w:val="none" w:sz="0" w:space="0" w:color="auto"/>
            <w:right w:val="none" w:sz="0" w:space="0" w:color="auto"/>
          </w:divBdr>
        </w:div>
        <w:div w:id="1013844412">
          <w:marLeft w:val="0"/>
          <w:marRight w:val="0"/>
          <w:marTop w:val="0"/>
          <w:marBottom w:val="0"/>
          <w:divBdr>
            <w:top w:val="none" w:sz="0" w:space="0" w:color="auto"/>
            <w:left w:val="none" w:sz="0" w:space="0" w:color="auto"/>
            <w:bottom w:val="none" w:sz="0" w:space="0" w:color="auto"/>
            <w:right w:val="none" w:sz="0" w:space="0" w:color="auto"/>
          </w:divBdr>
        </w:div>
        <w:div w:id="1853564833">
          <w:marLeft w:val="0"/>
          <w:marRight w:val="0"/>
          <w:marTop w:val="0"/>
          <w:marBottom w:val="0"/>
          <w:divBdr>
            <w:top w:val="none" w:sz="0" w:space="0" w:color="auto"/>
            <w:left w:val="none" w:sz="0" w:space="0" w:color="auto"/>
            <w:bottom w:val="none" w:sz="0" w:space="0" w:color="auto"/>
            <w:right w:val="none" w:sz="0" w:space="0" w:color="auto"/>
          </w:divBdr>
        </w:div>
        <w:div w:id="1577547046">
          <w:marLeft w:val="0"/>
          <w:marRight w:val="0"/>
          <w:marTop w:val="0"/>
          <w:marBottom w:val="0"/>
          <w:divBdr>
            <w:top w:val="none" w:sz="0" w:space="0" w:color="auto"/>
            <w:left w:val="none" w:sz="0" w:space="0" w:color="auto"/>
            <w:bottom w:val="none" w:sz="0" w:space="0" w:color="auto"/>
            <w:right w:val="none" w:sz="0" w:space="0" w:color="auto"/>
          </w:divBdr>
        </w:div>
        <w:div w:id="1484464543">
          <w:marLeft w:val="0"/>
          <w:marRight w:val="0"/>
          <w:marTop w:val="0"/>
          <w:marBottom w:val="0"/>
          <w:divBdr>
            <w:top w:val="none" w:sz="0" w:space="0" w:color="auto"/>
            <w:left w:val="none" w:sz="0" w:space="0" w:color="auto"/>
            <w:bottom w:val="none" w:sz="0" w:space="0" w:color="auto"/>
            <w:right w:val="none" w:sz="0" w:space="0" w:color="auto"/>
          </w:divBdr>
        </w:div>
        <w:div w:id="1629360687">
          <w:marLeft w:val="0"/>
          <w:marRight w:val="0"/>
          <w:marTop w:val="0"/>
          <w:marBottom w:val="0"/>
          <w:divBdr>
            <w:top w:val="none" w:sz="0" w:space="0" w:color="auto"/>
            <w:left w:val="none" w:sz="0" w:space="0" w:color="auto"/>
            <w:bottom w:val="none" w:sz="0" w:space="0" w:color="auto"/>
            <w:right w:val="none" w:sz="0" w:space="0" w:color="auto"/>
          </w:divBdr>
        </w:div>
        <w:div w:id="870458528">
          <w:marLeft w:val="0"/>
          <w:marRight w:val="0"/>
          <w:marTop w:val="0"/>
          <w:marBottom w:val="0"/>
          <w:divBdr>
            <w:top w:val="none" w:sz="0" w:space="0" w:color="auto"/>
            <w:left w:val="none" w:sz="0" w:space="0" w:color="auto"/>
            <w:bottom w:val="none" w:sz="0" w:space="0" w:color="auto"/>
            <w:right w:val="none" w:sz="0" w:space="0" w:color="auto"/>
          </w:divBdr>
        </w:div>
        <w:div w:id="490949717">
          <w:marLeft w:val="0"/>
          <w:marRight w:val="0"/>
          <w:marTop w:val="0"/>
          <w:marBottom w:val="0"/>
          <w:divBdr>
            <w:top w:val="none" w:sz="0" w:space="0" w:color="auto"/>
            <w:left w:val="none" w:sz="0" w:space="0" w:color="auto"/>
            <w:bottom w:val="none" w:sz="0" w:space="0" w:color="auto"/>
            <w:right w:val="none" w:sz="0" w:space="0" w:color="auto"/>
          </w:divBdr>
        </w:div>
        <w:div w:id="71969445">
          <w:marLeft w:val="0"/>
          <w:marRight w:val="0"/>
          <w:marTop w:val="0"/>
          <w:marBottom w:val="0"/>
          <w:divBdr>
            <w:top w:val="none" w:sz="0" w:space="0" w:color="auto"/>
            <w:left w:val="none" w:sz="0" w:space="0" w:color="auto"/>
            <w:bottom w:val="none" w:sz="0" w:space="0" w:color="auto"/>
            <w:right w:val="none" w:sz="0" w:space="0" w:color="auto"/>
          </w:divBdr>
        </w:div>
        <w:div w:id="100998904">
          <w:marLeft w:val="0"/>
          <w:marRight w:val="0"/>
          <w:marTop w:val="0"/>
          <w:marBottom w:val="0"/>
          <w:divBdr>
            <w:top w:val="none" w:sz="0" w:space="0" w:color="auto"/>
            <w:left w:val="none" w:sz="0" w:space="0" w:color="auto"/>
            <w:bottom w:val="none" w:sz="0" w:space="0" w:color="auto"/>
            <w:right w:val="none" w:sz="0" w:space="0" w:color="auto"/>
          </w:divBdr>
        </w:div>
        <w:div w:id="365521438">
          <w:marLeft w:val="0"/>
          <w:marRight w:val="0"/>
          <w:marTop w:val="0"/>
          <w:marBottom w:val="0"/>
          <w:divBdr>
            <w:top w:val="none" w:sz="0" w:space="0" w:color="auto"/>
            <w:left w:val="none" w:sz="0" w:space="0" w:color="auto"/>
            <w:bottom w:val="none" w:sz="0" w:space="0" w:color="auto"/>
            <w:right w:val="none" w:sz="0" w:space="0" w:color="auto"/>
          </w:divBdr>
        </w:div>
        <w:div w:id="985818033">
          <w:marLeft w:val="0"/>
          <w:marRight w:val="0"/>
          <w:marTop w:val="0"/>
          <w:marBottom w:val="0"/>
          <w:divBdr>
            <w:top w:val="none" w:sz="0" w:space="0" w:color="auto"/>
            <w:left w:val="none" w:sz="0" w:space="0" w:color="auto"/>
            <w:bottom w:val="none" w:sz="0" w:space="0" w:color="auto"/>
            <w:right w:val="none" w:sz="0" w:space="0" w:color="auto"/>
          </w:divBdr>
        </w:div>
        <w:div w:id="367219232">
          <w:marLeft w:val="0"/>
          <w:marRight w:val="0"/>
          <w:marTop w:val="0"/>
          <w:marBottom w:val="0"/>
          <w:divBdr>
            <w:top w:val="none" w:sz="0" w:space="0" w:color="auto"/>
            <w:left w:val="none" w:sz="0" w:space="0" w:color="auto"/>
            <w:bottom w:val="none" w:sz="0" w:space="0" w:color="auto"/>
            <w:right w:val="none" w:sz="0" w:space="0" w:color="auto"/>
          </w:divBdr>
        </w:div>
        <w:div w:id="1169708808">
          <w:marLeft w:val="0"/>
          <w:marRight w:val="0"/>
          <w:marTop w:val="0"/>
          <w:marBottom w:val="0"/>
          <w:divBdr>
            <w:top w:val="none" w:sz="0" w:space="0" w:color="auto"/>
            <w:left w:val="none" w:sz="0" w:space="0" w:color="auto"/>
            <w:bottom w:val="none" w:sz="0" w:space="0" w:color="auto"/>
            <w:right w:val="none" w:sz="0" w:space="0" w:color="auto"/>
          </w:divBdr>
        </w:div>
        <w:div w:id="1738433362">
          <w:marLeft w:val="0"/>
          <w:marRight w:val="0"/>
          <w:marTop w:val="0"/>
          <w:marBottom w:val="0"/>
          <w:divBdr>
            <w:top w:val="none" w:sz="0" w:space="0" w:color="auto"/>
            <w:left w:val="none" w:sz="0" w:space="0" w:color="auto"/>
            <w:bottom w:val="none" w:sz="0" w:space="0" w:color="auto"/>
            <w:right w:val="none" w:sz="0" w:space="0" w:color="auto"/>
          </w:divBdr>
        </w:div>
        <w:div w:id="1927154941">
          <w:marLeft w:val="0"/>
          <w:marRight w:val="0"/>
          <w:marTop w:val="0"/>
          <w:marBottom w:val="0"/>
          <w:divBdr>
            <w:top w:val="none" w:sz="0" w:space="0" w:color="auto"/>
            <w:left w:val="none" w:sz="0" w:space="0" w:color="auto"/>
            <w:bottom w:val="none" w:sz="0" w:space="0" w:color="auto"/>
            <w:right w:val="none" w:sz="0" w:space="0" w:color="auto"/>
          </w:divBdr>
        </w:div>
        <w:div w:id="1445269212">
          <w:marLeft w:val="0"/>
          <w:marRight w:val="0"/>
          <w:marTop w:val="0"/>
          <w:marBottom w:val="0"/>
          <w:divBdr>
            <w:top w:val="none" w:sz="0" w:space="0" w:color="auto"/>
            <w:left w:val="none" w:sz="0" w:space="0" w:color="auto"/>
            <w:bottom w:val="none" w:sz="0" w:space="0" w:color="auto"/>
            <w:right w:val="none" w:sz="0" w:space="0" w:color="auto"/>
          </w:divBdr>
        </w:div>
        <w:div w:id="357777021">
          <w:marLeft w:val="0"/>
          <w:marRight w:val="0"/>
          <w:marTop w:val="0"/>
          <w:marBottom w:val="0"/>
          <w:divBdr>
            <w:top w:val="none" w:sz="0" w:space="0" w:color="auto"/>
            <w:left w:val="none" w:sz="0" w:space="0" w:color="auto"/>
            <w:bottom w:val="none" w:sz="0" w:space="0" w:color="auto"/>
            <w:right w:val="none" w:sz="0" w:space="0" w:color="auto"/>
          </w:divBdr>
        </w:div>
        <w:div w:id="1420297188">
          <w:marLeft w:val="0"/>
          <w:marRight w:val="0"/>
          <w:marTop w:val="0"/>
          <w:marBottom w:val="0"/>
          <w:divBdr>
            <w:top w:val="none" w:sz="0" w:space="0" w:color="auto"/>
            <w:left w:val="none" w:sz="0" w:space="0" w:color="auto"/>
            <w:bottom w:val="none" w:sz="0" w:space="0" w:color="auto"/>
            <w:right w:val="none" w:sz="0" w:space="0" w:color="auto"/>
          </w:divBdr>
        </w:div>
        <w:div w:id="1326939229">
          <w:marLeft w:val="0"/>
          <w:marRight w:val="0"/>
          <w:marTop w:val="0"/>
          <w:marBottom w:val="0"/>
          <w:divBdr>
            <w:top w:val="none" w:sz="0" w:space="0" w:color="auto"/>
            <w:left w:val="none" w:sz="0" w:space="0" w:color="auto"/>
            <w:bottom w:val="none" w:sz="0" w:space="0" w:color="auto"/>
            <w:right w:val="none" w:sz="0" w:space="0" w:color="auto"/>
          </w:divBdr>
        </w:div>
        <w:div w:id="659043453">
          <w:marLeft w:val="0"/>
          <w:marRight w:val="0"/>
          <w:marTop w:val="0"/>
          <w:marBottom w:val="0"/>
          <w:divBdr>
            <w:top w:val="none" w:sz="0" w:space="0" w:color="auto"/>
            <w:left w:val="none" w:sz="0" w:space="0" w:color="auto"/>
            <w:bottom w:val="none" w:sz="0" w:space="0" w:color="auto"/>
            <w:right w:val="none" w:sz="0" w:space="0" w:color="auto"/>
          </w:divBdr>
        </w:div>
        <w:div w:id="1006900128">
          <w:marLeft w:val="0"/>
          <w:marRight w:val="0"/>
          <w:marTop w:val="0"/>
          <w:marBottom w:val="0"/>
          <w:divBdr>
            <w:top w:val="none" w:sz="0" w:space="0" w:color="auto"/>
            <w:left w:val="none" w:sz="0" w:space="0" w:color="auto"/>
            <w:bottom w:val="none" w:sz="0" w:space="0" w:color="auto"/>
            <w:right w:val="none" w:sz="0" w:space="0" w:color="auto"/>
          </w:divBdr>
        </w:div>
        <w:div w:id="1717392921">
          <w:marLeft w:val="0"/>
          <w:marRight w:val="0"/>
          <w:marTop w:val="0"/>
          <w:marBottom w:val="0"/>
          <w:divBdr>
            <w:top w:val="none" w:sz="0" w:space="0" w:color="auto"/>
            <w:left w:val="none" w:sz="0" w:space="0" w:color="auto"/>
            <w:bottom w:val="none" w:sz="0" w:space="0" w:color="auto"/>
            <w:right w:val="none" w:sz="0" w:space="0" w:color="auto"/>
          </w:divBdr>
        </w:div>
        <w:div w:id="526798213">
          <w:marLeft w:val="0"/>
          <w:marRight w:val="0"/>
          <w:marTop w:val="0"/>
          <w:marBottom w:val="0"/>
          <w:divBdr>
            <w:top w:val="none" w:sz="0" w:space="0" w:color="auto"/>
            <w:left w:val="none" w:sz="0" w:space="0" w:color="auto"/>
            <w:bottom w:val="none" w:sz="0" w:space="0" w:color="auto"/>
            <w:right w:val="none" w:sz="0" w:space="0" w:color="auto"/>
          </w:divBdr>
        </w:div>
        <w:div w:id="1967269619">
          <w:marLeft w:val="0"/>
          <w:marRight w:val="0"/>
          <w:marTop w:val="0"/>
          <w:marBottom w:val="0"/>
          <w:divBdr>
            <w:top w:val="none" w:sz="0" w:space="0" w:color="auto"/>
            <w:left w:val="none" w:sz="0" w:space="0" w:color="auto"/>
            <w:bottom w:val="none" w:sz="0" w:space="0" w:color="auto"/>
            <w:right w:val="none" w:sz="0" w:space="0" w:color="auto"/>
          </w:divBdr>
        </w:div>
        <w:div w:id="1511874242">
          <w:marLeft w:val="0"/>
          <w:marRight w:val="0"/>
          <w:marTop w:val="0"/>
          <w:marBottom w:val="0"/>
          <w:divBdr>
            <w:top w:val="none" w:sz="0" w:space="0" w:color="auto"/>
            <w:left w:val="none" w:sz="0" w:space="0" w:color="auto"/>
            <w:bottom w:val="none" w:sz="0" w:space="0" w:color="auto"/>
            <w:right w:val="none" w:sz="0" w:space="0" w:color="auto"/>
          </w:divBdr>
        </w:div>
        <w:div w:id="1714574954">
          <w:marLeft w:val="0"/>
          <w:marRight w:val="0"/>
          <w:marTop w:val="0"/>
          <w:marBottom w:val="0"/>
          <w:divBdr>
            <w:top w:val="none" w:sz="0" w:space="0" w:color="auto"/>
            <w:left w:val="none" w:sz="0" w:space="0" w:color="auto"/>
            <w:bottom w:val="none" w:sz="0" w:space="0" w:color="auto"/>
            <w:right w:val="none" w:sz="0" w:space="0" w:color="auto"/>
          </w:divBdr>
        </w:div>
        <w:div w:id="1132866133">
          <w:marLeft w:val="0"/>
          <w:marRight w:val="0"/>
          <w:marTop w:val="0"/>
          <w:marBottom w:val="0"/>
          <w:divBdr>
            <w:top w:val="none" w:sz="0" w:space="0" w:color="auto"/>
            <w:left w:val="none" w:sz="0" w:space="0" w:color="auto"/>
            <w:bottom w:val="none" w:sz="0" w:space="0" w:color="auto"/>
            <w:right w:val="none" w:sz="0" w:space="0" w:color="auto"/>
          </w:divBdr>
        </w:div>
        <w:div w:id="246236450">
          <w:marLeft w:val="0"/>
          <w:marRight w:val="0"/>
          <w:marTop w:val="0"/>
          <w:marBottom w:val="0"/>
          <w:divBdr>
            <w:top w:val="none" w:sz="0" w:space="0" w:color="auto"/>
            <w:left w:val="none" w:sz="0" w:space="0" w:color="auto"/>
            <w:bottom w:val="none" w:sz="0" w:space="0" w:color="auto"/>
            <w:right w:val="none" w:sz="0" w:space="0" w:color="auto"/>
          </w:divBdr>
        </w:div>
        <w:div w:id="1269965818">
          <w:marLeft w:val="0"/>
          <w:marRight w:val="0"/>
          <w:marTop w:val="0"/>
          <w:marBottom w:val="0"/>
          <w:divBdr>
            <w:top w:val="none" w:sz="0" w:space="0" w:color="auto"/>
            <w:left w:val="none" w:sz="0" w:space="0" w:color="auto"/>
            <w:bottom w:val="none" w:sz="0" w:space="0" w:color="auto"/>
            <w:right w:val="none" w:sz="0" w:space="0" w:color="auto"/>
          </w:divBdr>
        </w:div>
        <w:div w:id="812714414">
          <w:marLeft w:val="0"/>
          <w:marRight w:val="0"/>
          <w:marTop w:val="0"/>
          <w:marBottom w:val="0"/>
          <w:divBdr>
            <w:top w:val="none" w:sz="0" w:space="0" w:color="auto"/>
            <w:left w:val="none" w:sz="0" w:space="0" w:color="auto"/>
            <w:bottom w:val="none" w:sz="0" w:space="0" w:color="auto"/>
            <w:right w:val="none" w:sz="0" w:space="0" w:color="auto"/>
          </w:divBdr>
        </w:div>
        <w:div w:id="1635596932">
          <w:marLeft w:val="0"/>
          <w:marRight w:val="0"/>
          <w:marTop w:val="0"/>
          <w:marBottom w:val="0"/>
          <w:divBdr>
            <w:top w:val="none" w:sz="0" w:space="0" w:color="auto"/>
            <w:left w:val="none" w:sz="0" w:space="0" w:color="auto"/>
            <w:bottom w:val="none" w:sz="0" w:space="0" w:color="auto"/>
            <w:right w:val="none" w:sz="0" w:space="0" w:color="auto"/>
          </w:divBdr>
        </w:div>
        <w:div w:id="2049451342">
          <w:marLeft w:val="0"/>
          <w:marRight w:val="0"/>
          <w:marTop w:val="0"/>
          <w:marBottom w:val="0"/>
          <w:divBdr>
            <w:top w:val="none" w:sz="0" w:space="0" w:color="auto"/>
            <w:left w:val="none" w:sz="0" w:space="0" w:color="auto"/>
            <w:bottom w:val="none" w:sz="0" w:space="0" w:color="auto"/>
            <w:right w:val="none" w:sz="0" w:space="0" w:color="auto"/>
          </w:divBdr>
        </w:div>
        <w:div w:id="1127696610">
          <w:marLeft w:val="0"/>
          <w:marRight w:val="0"/>
          <w:marTop w:val="0"/>
          <w:marBottom w:val="0"/>
          <w:divBdr>
            <w:top w:val="none" w:sz="0" w:space="0" w:color="auto"/>
            <w:left w:val="none" w:sz="0" w:space="0" w:color="auto"/>
            <w:bottom w:val="none" w:sz="0" w:space="0" w:color="auto"/>
            <w:right w:val="none" w:sz="0" w:space="0" w:color="auto"/>
          </w:divBdr>
        </w:div>
        <w:div w:id="527185134">
          <w:marLeft w:val="0"/>
          <w:marRight w:val="0"/>
          <w:marTop w:val="0"/>
          <w:marBottom w:val="0"/>
          <w:divBdr>
            <w:top w:val="none" w:sz="0" w:space="0" w:color="auto"/>
            <w:left w:val="none" w:sz="0" w:space="0" w:color="auto"/>
            <w:bottom w:val="none" w:sz="0" w:space="0" w:color="auto"/>
            <w:right w:val="none" w:sz="0" w:space="0" w:color="auto"/>
          </w:divBdr>
        </w:div>
        <w:div w:id="500242438">
          <w:marLeft w:val="0"/>
          <w:marRight w:val="0"/>
          <w:marTop w:val="0"/>
          <w:marBottom w:val="0"/>
          <w:divBdr>
            <w:top w:val="none" w:sz="0" w:space="0" w:color="auto"/>
            <w:left w:val="none" w:sz="0" w:space="0" w:color="auto"/>
            <w:bottom w:val="none" w:sz="0" w:space="0" w:color="auto"/>
            <w:right w:val="none" w:sz="0" w:space="0" w:color="auto"/>
          </w:divBdr>
        </w:div>
        <w:div w:id="774177120">
          <w:marLeft w:val="0"/>
          <w:marRight w:val="0"/>
          <w:marTop w:val="0"/>
          <w:marBottom w:val="0"/>
          <w:divBdr>
            <w:top w:val="none" w:sz="0" w:space="0" w:color="auto"/>
            <w:left w:val="none" w:sz="0" w:space="0" w:color="auto"/>
            <w:bottom w:val="none" w:sz="0" w:space="0" w:color="auto"/>
            <w:right w:val="none" w:sz="0" w:space="0" w:color="auto"/>
          </w:divBdr>
        </w:div>
        <w:div w:id="627735507">
          <w:marLeft w:val="0"/>
          <w:marRight w:val="0"/>
          <w:marTop w:val="0"/>
          <w:marBottom w:val="0"/>
          <w:divBdr>
            <w:top w:val="none" w:sz="0" w:space="0" w:color="auto"/>
            <w:left w:val="none" w:sz="0" w:space="0" w:color="auto"/>
            <w:bottom w:val="none" w:sz="0" w:space="0" w:color="auto"/>
            <w:right w:val="none" w:sz="0" w:space="0" w:color="auto"/>
          </w:divBdr>
          <w:divsChild>
            <w:div w:id="932277443">
              <w:marLeft w:val="0"/>
              <w:marRight w:val="0"/>
              <w:marTop w:val="0"/>
              <w:marBottom w:val="106"/>
              <w:divBdr>
                <w:top w:val="none" w:sz="0" w:space="0" w:color="auto"/>
                <w:left w:val="none" w:sz="0" w:space="0" w:color="auto"/>
                <w:bottom w:val="none" w:sz="0" w:space="0" w:color="auto"/>
                <w:right w:val="none" w:sz="0" w:space="0" w:color="auto"/>
              </w:divBdr>
            </w:div>
          </w:divsChild>
        </w:div>
      </w:divsChild>
    </w:div>
    <w:div w:id="199438616">
      <w:bodyDiv w:val="1"/>
      <w:marLeft w:val="0"/>
      <w:marRight w:val="0"/>
      <w:marTop w:val="0"/>
      <w:marBottom w:val="0"/>
      <w:divBdr>
        <w:top w:val="none" w:sz="0" w:space="0" w:color="auto"/>
        <w:left w:val="none" w:sz="0" w:space="0" w:color="auto"/>
        <w:bottom w:val="none" w:sz="0" w:space="0" w:color="auto"/>
        <w:right w:val="none" w:sz="0" w:space="0" w:color="auto"/>
      </w:divBdr>
      <w:divsChild>
        <w:div w:id="1770198210">
          <w:marLeft w:val="0"/>
          <w:marRight w:val="0"/>
          <w:marTop w:val="0"/>
          <w:marBottom w:val="0"/>
          <w:divBdr>
            <w:top w:val="none" w:sz="0" w:space="0" w:color="auto"/>
            <w:left w:val="none" w:sz="0" w:space="0" w:color="auto"/>
            <w:bottom w:val="none" w:sz="0" w:space="0" w:color="auto"/>
            <w:right w:val="none" w:sz="0" w:space="0" w:color="auto"/>
          </w:divBdr>
          <w:divsChild>
            <w:div w:id="197861978">
              <w:marLeft w:val="0"/>
              <w:marRight w:val="0"/>
              <w:marTop w:val="0"/>
              <w:marBottom w:val="0"/>
              <w:divBdr>
                <w:top w:val="none" w:sz="0" w:space="0" w:color="auto"/>
                <w:left w:val="none" w:sz="0" w:space="0" w:color="auto"/>
                <w:bottom w:val="none" w:sz="0" w:space="0" w:color="auto"/>
                <w:right w:val="none" w:sz="0" w:space="0" w:color="auto"/>
              </w:divBdr>
              <w:divsChild>
                <w:div w:id="1404134634">
                  <w:marLeft w:val="0"/>
                  <w:marRight w:val="0"/>
                  <w:marTop w:val="0"/>
                  <w:marBottom w:val="0"/>
                  <w:divBdr>
                    <w:top w:val="none" w:sz="0" w:space="0" w:color="auto"/>
                    <w:left w:val="none" w:sz="0" w:space="0" w:color="auto"/>
                    <w:bottom w:val="none" w:sz="0" w:space="0" w:color="auto"/>
                    <w:right w:val="none" w:sz="0" w:space="0" w:color="auto"/>
                  </w:divBdr>
                </w:div>
                <w:div w:id="6685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09628">
          <w:marLeft w:val="0"/>
          <w:marRight w:val="0"/>
          <w:marTop w:val="0"/>
          <w:marBottom w:val="0"/>
          <w:divBdr>
            <w:top w:val="none" w:sz="0" w:space="0" w:color="auto"/>
            <w:left w:val="none" w:sz="0" w:space="0" w:color="auto"/>
            <w:bottom w:val="none" w:sz="0" w:space="0" w:color="auto"/>
            <w:right w:val="none" w:sz="0" w:space="0" w:color="auto"/>
          </w:divBdr>
          <w:divsChild>
            <w:div w:id="48771337">
              <w:marLeft w:val="0"/>
              <w:marRight w:val="0"/>
              <w:marTop w:val="0"/>
              <w:marBottom w:val="0"/>
              <w:divBdr>
                <w:top w:val="none" w:sz="0" w:space="0" w:color="auto"/>
                <w:left w:val="none" w:sz="0" w:space="0" w:color="auto"/>
                <w:bottom w:val="none" w:sz="0" w:space="0" w:color="auto"/>
                <w:right w:val="none" w:sz="0" w:space="0" w:color="auto"/>
              </w:divBdr>
              <w:divsChild>
                <w:div w:id="1397044456">
                  <w:marLeft w:val="0"/>
                  <w:marRight w:val="0"/>
                  <w:marTop w:val="0"/>
                  <w:marBottom w:val="0"/>
                  <w:divBdr>
                    <w:top w:val="none" w:sz="0" w:space="0" w:color="auto"/>
                    <w:left w:val="none" w:sz="0" w:space="0" w:color="auto"/>
                    <w:bottom w:val="none" w:sz="0" w:space="0" w:color="auto"/>
                    <w:right w:val="none" w:sz="0" w:space="0" w:color="auto"/>
                  </w:divBdr>
                </w:div>
                <w:div w:id="12404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3824">
          <w:marLeft w:val="0"/>
          <w:marRight w:val="0"/>
          <w:marTop w:val="0"/>
          <w:marBottom w:val="0"/>
          <w:divBdr>
            <w:top w:val="none" w:sz="0" w:space="0" w:color="auto"/>
            <w:left w:val="none" w:sz="0" w:space="0" w:color="auto"/>
            <w:bottom w:val="none" w:sz="0" w:space="0" w:color="auto"/>
            <w:right w:val="none" w:sz="0" w:space="0" w:color="auto"/>
          </w:divBdr>
          <w:divsChild>
            <w:div w:id="1646818168">
              <w:marLeft w:val="0"/>
              <w:marRight w:val="0"/>
              <w:marTop w:val="0"/>
              <w:marBottom w:val="0"/>
              <w:divBdr>
                <w:top w:val="none" w:sz="0" w:space="0" w:color="auto"/>
                <w:left w:val="none" w:sz="0" w:space="0" w:color="auto"/>
                <w:bottom w:val="none" w:sz="0" w:space="0" w:color="auto"/>
                <w:right w:val="none" w:sz="0" w:space="0" w:color="auto"/>
              </w:divBdr>
              <w:divsChild>
                <w:div w:id="713771205">
                  <w:marLeft w:val="0"/>
                  <w:marRight w:val="0"/>
                  <w:marTop w:val="0"/>
                  <w:marBottom w:val="0"/>
                  <w:divBdr>
                    <w:top w:val="none" w:sz="0" w:space="0" w:color="auto"/>
                    <w:left w:val="none" w:sz="0" w:space="0" w:color="auto"/>
                    <w:bottom w:val="none" w:sz="0" w:space="0" w:color="auto"/>
                    <w:right w:val="none" w:sz="0" w:space="0" w:color="auto"/>
                  </w:divBdr>
                </w:div>
                <w:div w:id="9932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0695">
          <w:marLeft w:val="0"/>
          <w:marRight w:val="0"/>
          <w:marTop w:val="0"/>
          <w:marBottom w:val="0"/>
          <w:divBdr>
            <w:top w:val="none" w:sz="0" w:space="0" w:color="auto"/>
            <w:left w:val="none" w:sz="0" w:space="0" w:color="auto"/>
            <w:bottom w:val="none" w:sz="0" w:space="0" w:color="auto"/>
            <w:right w:val="none" w:sz="0" w:space="0" w:color="auto"/>
          </w:divBdr>
          <w:divsChild>
            <w:div w:id="520168525">
              <w:marLeft w:val="0"/>
              <w:marRight w:val="0"/>
              <w:marTop w:val="0"/>
              <w:marBottom w:val="0"/>
              <w:divBdr>
                <w:top w:val="none" w:sz="0" w:space="0" w:color="auto"/>
                <w:left w:val="none" w:sz="0" w:space="0" w:color="auto"/>
                <w:bottom w:val="none" w:sz="0" w:space="0" w:color="auto"/>
                <w:right w:val="none" w:sz="0" w:space="0" w:color="auto"/>
              </w:divBdr>
              <w:divsChild>
                <w:div w:id="194661994">
                  <w:marLeft w:val="0"/>
                  <w:marRight w:val="0"/>
                  <w:marTop w:val="0"/>
                  <w:marBottom w:val="0"/>
                  <w:divBdr>
                    <w:top w:val="none" w:sz="0" w:space="0" w:color="auto"/>
                    <w:left w:val="none" w:sz="0" w:space="0" w:color="auto"/>
                    <w:bottom w:val="none" w:sz="0" w:space="0" w:color="auto"/>
                    <w:right w:val="none" w:sz="0" w:space="0" w:color="auto"/>
                  </w:divBdr>
                </w:div>
                <w:div w:id="158703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82789">
          <w:marLeft w:val="0"/>
          <w:marRight w:val="0"/>
          <w:marTop w:val="0"/>
          <w:marBottom w:val="0"/>
          <w:divBdr>
            <w:top w:val="none" w:sz="0" w:space="0" w:color="auto"/>
            <w:left w:val="none" w:sz="0" w:space="0" w:color="auto"/>
            <w:bottom w:val="none" w:sz="0" w:space="0" w:color="auto"/>
            <w:right w:val="none" w:sz="0" w:space="0" w:color="auto"/>
          </w:divBdr>
          <w:divsChild>
            <w:div w:id="470830420">
              <w:marLeft w:val="0"/>
              <w:marRight w:val="0"/>
              <w:marTop w:val="0"/>
              <w:marBottom w:val="0"/>
              <w:divBdr>
                <w:top w:val="none" w:sz="0" w:space="0" w:color="auto"/>
                <w:left w:val="none" w:sz="0" w:space="0" w:color="auto"/>
                <w:bottom w:val="none" w:sz="0" w:space="0" w:color="auto"/>
                <w:right w:val="none" w:sz="0" w:space="0" w:color="auto"/>
              </w:divBdr>
              <w:divsChild>
                <w:div w:id="408815288">
                  <w:marLeft w:val="0"/>
                  <w:marRight w:val="0"/>
                  <w:marTop w:val="0"/>
                  <w:marBottom w:val="0"/>
                  <w:divBdr>
                    <w:top w:val="none" w:sz="0" w:space="0" w:color="auto"/>
                    <w:left w:val="none" w:sz="0" w:space="0" w:color="auto"/>
                    <w:bottom w:val="none" w:sz="0" w:space="0" w:color="auto"/>
                    <w:right w:val="none" w:sz="0" w:space="0" w:color="auto"/>
                  </w:divBdr>
                </w:div>
                <w:div w:id="136324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71108">
          <w:marLeft w:val="0"/>
          <w:marRight w:val="0"/>
          <w:marTop w:val="0"/>
          <w:marBottom w:val="0"/>
          <w:divBdr>
            <w:top w:val="none" w:sz="0" w:space="0" w:color="auto"/>
            <w:left w:val="none" w:sz="0" w:space="0" w:color="auto"/>
            <w:bottom w:val="none" w:sz="0" w:space="0" w:color="auto"/>
            <w:right w:val="none" w:sz="0" w:space="0" w:color="auto"/>
          </w:divBdr>
          <w:divsChild>
            <w:div w:id="236745750">
              <w:marLeft w:val="0"/>
              <w:marRight w:val="0"/>
              <w:marTop w:val="0"/>
              <w:marBottom w:val="0"/>
              <w:divBdr>
                <w:top w:val="none" w:sz="0" w:space="0" w:color="auto"/>
                <w:left w:val="none" w:sz="0" w:space="0" w:color="auto"/>
                <w:bottom w:val="none" w:sz="0" w:space="0" w:color="auto"/>
                <w:right w:val="none" w:sz="0" w:space="0" w:color="auto"/>
              </w:divBdr>
              <w:divsChild>
                <w:div w:id="1703289197">
                  <w:marLeft w:val="0"/>
                  <w:marRight w:val="0"/>
                  <w:marTop w:val="0"/>
                  <w:marBottom w:val="0"/>
                  <w:divBdr>
                    <w:top w:val="none" w:sz="0" w:space="0" w:color="auto"/>
                    <w:left w:val="none" w:sz="0" w:space="0" w:color="auto"/>
                    <w:bottom w:val="none" w:sz="0" w:space="0" w:color="auto"/>
                    <w:right w:val="none" w:sz="0" w:space="0" w:color="auto"/>
                  </w:divBdr>
                </w:div>
                <w:div w:id="189676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50660">
          <w:marLeft w:val="0"/>
          <w:marRight w:val="0"/>
          <w:marTop w:val="0"/>
          <w:marBottom w:val="0"/>
          <w:divBdr>
            <w:top w:val="none" w:sz="0" w:space="0" w:color="auto"/>
            <w:left w:val="none" w:sz="0" w:space="0" w:color="auto"/>
            <w:bottom w:val="none" w:sz="0" w:space="0" w:color="auto"/>
            <w:right w:val="none" w:sz="0" w:space="0" w:color="auto"/>
          </w:divBdr>
          <w:divsChild>
            <w:div w:id="646209664">
              <w:marLeft w:val="0"/>
              <w:marRight w:val="0"/>
              <w:marTop w:val="0"/>
              <w:marBottom w:val="0"/>
              <w:divBdr>
                <w:top w:val="none" w:sz="0" w:space="0" w:color="auto"/>
                <w:left w:val="none" w:sz="0" w:space="0" w:color="auto"/>
                <w:bottom w:val="none" w:sz="0" w:space="0" w:color="auto"/>
                <w:right w:val="none" w:sz="0" w:space="0" w:color="auto"/>
              </w:divBdr>
              <w:divsChild>
                <w:div w:id="1858537116">
                  <w:marLeft w:val="0"/>
                  <w:marRight w:val="0"/>
                  <w:marTop w:val="0"/>
                  <w:marBottom w:val="0"/>
                  <w:divBdr>
                    <w:top w:val="none" w:sz="0" w:space="0" w:color="auto"/>
                    <w:left w:val="none" w:sz="0" w:space="0" w:color="auto"/>
                    <w:bottom w:val="none" w:sz="0" w:space="0" w:color="auto"/>
                    <w:right w:val="none" w:sz="0" w:space="0" w:color="auto"/>
                  </w:divBdr>
                </w:div>
                <w:div w:id="29775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16104">
          <w:marLeft w:val="0"/>
          <w:marRight w:val="0"/>
          <w:marTop w:val="0"/>
          <w:marBottom w:val="0"/>
          <w:divBdr>
            <w:top w:val="none" w:sz="0" w:space="0" w:color="auto"/>
            <w:left w:val="none" w:sz="0" w:space="0" w:color="auto"/>
            <w:bottom w:val="none" w:sz="0" w:space="0" w:color="auto"/>
            <w:right w:val="none" w:sz="0" w:space="0" w:color="auto"/>
          </w:divBdr>
          <w:divsChild>
            <w:div w:id="450168413">
              <w:marLeft w:val="0"/>
              <w:marRight w:val="0"/>
              <w:marTop w:val="0"/>
              <w:marBottom w:val="0"/>
              <w:divBdr>
                <w:top w:val="none" w:sz="0" w:space="0" w:color="auto"/>
                <w:left w:val="none" w:sz="0" w:space="0" w:color="auto"/>
                <w:bottom w:val="none" w:sz="0" w:space="0" w:color="auto"/>
                <w:right w:val="none" w:sz="0" w:space="0" w:color="auto"/>
              </w:divBdr>
              <w:divsChild>
                <w:div w:id="60296979">
                  <w:marLeft w:val="0"/>
                  <w:marRight w:val="0"/>
                  <w:marTop w:val="0"/>
                  <w:marBottom w:val="0"/>
                  <w:divBdr>
                    <w:top w:val="none" w:sz="0" w:space="0" w:color="auto"/>
                    <w:left w:val="none" w:sz="0" w:space="0" w:color="auto"/>
                    <w:bottom w:val="none" w:sz="0" w:space="0" w:color="auto"/>
                    <w:right w:val="none" w:sz="0" w:space="0" w:color="auto"/>
                  </w:divBdr>
                </w:div>
                <w:div w:id="144908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8973">
          <w:marLeft w:val="0"/>
          <w:marRight w:val="0"/>
          <w:marTop w:val="0"/>
          <w:marBottom w:val="0"/>
          <w:divBdr>
            <w:top w:val="none" w:sz="0" w:space="0" w:color="auto"/>
            <w:left w:val="none" w:sz="0" w:space="0" w:color="auto"/>
            <w:bottom w:val="none" w:sz="0" w:space="0" w:color="auto"/>
            <w:right w:val="none" w:sz="0" w:space="0" w:color="auto"/>
          </w:divBdr>
          <w:divsChild>
            <w:div w:id="106703078">
              <w:marLeft w:val="0"/>
              <w:marRight w:val="0"/>
              <w:marTop w:val="0"/>
              <w:marBottom w:val="0"/>
              <w:divBdr>
                <w:top w:val="none" w:sz="0" w:space="0" w:color="auto"/>
                <w:left w:val="none" w:sz="0" w:space="0" w:color="auto"/>
                <w:bottom w:val="none" w:sz="0" w:space="0" w:color="auto"/>
                <w:right w:val="none" w:sz="0" w:space="0" w:color="auto"/>
              </w:divBdr>
              <w:divsChild>
                <w:div w:id="965351393">
                  <w:marLeft w:val="0"/>
                  <w:marRight w:val="0"/>
                  <w:marTop w:val="0"/>
                  <w:marBottom w:val="0"/>
                  <w:divBdr>
                    <w:top w:val="none" w:sz="0" w:space="0" w:color="auto"/>
                    <w:left w:val="none" w:sz="0" w:space="0" w:color="auto"/>
                    <w:bottom w:val="none" w:sz="0" w:space="0" w:color="auto"/>
                    <w:right w:val="none" w:sz="0" w:space="0" w:color="auto"/>
                  </w:divBdr>
                </w:div>
                <w:div w:id="34872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3828">
          <w:marLeft w:val="0"/>
          <w:marRight w:val="0"/>
          <w:marTop w:val="0"/>
          <w:marBottom w:val="0"/>
          <w:divBdr>
            <w:top w:val="none" w:sz="0" w:space="0" w:color="auto"/>
            <w:left w:val="none" w:sz="0" w:space="0" w:color="auto"/>
            <w:bottom w:val="none" w:sz="0" w:space="0" w:color="auto"/>
            <w:right w:val="none" w:sz="0" w:space="0" w:color="auto"/>
          </w:divBdr>
          <w:divsChild>
            <w:div w:id="1436364827">
              <w:marLeft w:val="0"/>
              <w:marRight w:val="0"/>
              <w:marTop w:val="0"/>
              <w:marBottom w:val="0"/>
              <w:divBdr>
                <w:top w:val="none" w:sz="0" w:space="0" w:color="auto"/>
                <w:left w:val="none" w:sz="0" w:space="0" w:color="auto"/>
                <w:bottom w:val="none" w:sz="0" w:space="0" w:color="auto"/>
                <w:right w:val="none" w:sz="0" w:space="0" w:color="auto"/>
              </w:divBdr>
              <w:divsChild>
                <w:div w:id="846363765">
                  <w:marLeft w:val="0"/>
                  <w:marRight w:val="0"/>
                  <w:marTop w:val="0"/>
                  <w:marBottom w:val="0"/>
                  <w:divBdr>
                    <w:top w:val="none" w:sz="0" w:space="0" w:color="auto"/>
                    <w:left w:val="none" w:sz="0" w:space="0" w:color="auto"/>
                    <w:bottom w:val="none" w:sz="0" w:space="0" w:color="auto"/>
                    <w:right w:val="none" w:sz="0" w:space="0" w:color="auto"/>
                  </w:divBdr>
                </w:div>
                <w:div w:id="99923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234817">
      <w:bodyDiv w:val="1"/>
      <w:marLeft w:val="0"/>
      <w:marRight w:val="0"/>
      <w:marTop w:val="0"/>
      <w:marBottom w:val="0"/>
      <w:divBdr>
        <w:top w:val="none" w:sz="0" w:space="0" w:color="auto"/>
        <w:left w:val="none" w:sz="0" w:space="0" w:color="auto"/>
        <w:bottom w:val="none" w:sz="0" w:space="0" w:color="auto"/>
        <w:right w:val="none" w:sz="0" w:space="0" w:color="auto"/>
      </w:divBdr>
      <w:divsChild>
        <w:div w:id="1206676762">
          <w:marLeft w:val="0"/>
          <w:marRight w:val="0"/>
          <w:marTop w:val="270"/>
          <w:marBottom w:val="0"/>
          <w:divBdr>
            <w:top w:val="none" w:sz="0" w:space="0" w:color="auto"/>
            <w:left w:val="none" w:sz="0" w:space="0" w:color="auto"/>
            <w:bottom w:val="none" w:sz="0" w:space="0" w:color="auto"/>
            <w:right w:val="none" w:sz="0" w:space="0" w:color="auto"/>
          </w:divBdr>
        </w:div>
      </w:divsChild>
    </w:div>
    <w:div w:id="709306922">
      <w:bodyDiv w:val="1"/>
      <w:marLeft w:val="0"/>
      <w:marRight w:val="0"/>
      <w:marTop w:val="0"/>
      <w:marBottom w:val="0"/>
      <w:divBdr>
        <w:top w:val="none" w:sz="0" w:space="0" w:color="auto"/>
        <w:left w:val="none" w:sz="0" w:space="0" w:color="auto"/>
        <w:bottom w:val="none" w:sz="0" w:space="0" w:color="auto"/>
        <w:right w:val="none" w:sz="0" w:space="0" w:color="auto"/>
      </w:divBdr>
    </w:div>
    <w:div w:id="987784620">
      <w:bodyDiv w:val="1"/>
      <w:marLeft w:val="0"/>
      <w:marRight w:val="0"/>
      <w:marTop w:val="0"/>
      <w:marBottom w:val="0"/>
      <w:divBdr>
        <w:top w:val="none" w:sz="0" w:space="0" w:color="auto"/>
        <w:left w:val="none" w:sz="0" w:space="0" w:color="auto"/>
        <w:bottom w:val="none" w:sz="0" w:space="0" w:color="auto"/>
        <w:right w:val="none" w:sz="0" w:space="0" w:color="auto"/>
      </w:divBdr>
    </w:div>
    <w:div w:id="1072433328">
      <w:bodyDiv w:val="1"/>
      <w:marLeft w:val="0"/>
      <w:marRight w:val="0"/>
      <w:marTop w:val="0"/>
      <w:marBottom w:val="0"/>
      <w:divBdr>
        <w:top w:val="none" w:sz="0" w:space="0" w:color="auto"/>
        <w:left w:val="none" w:sz="0" w:space="0" w:color="auto"/>
        <w:bottom w:val="none" w:sz="0" w:space="0" w:color="auto"/>
        <w:right w:val="none" w:sz="0" w:space="0" w:color="auto"/>
      </w:divBdr>
    </w:div>
    <w:div w:id="1200119550">
      <w:bodyDiv w:val="1"/>
      <w:marLeft w:val="0"/>
      <w:marRight w:val="0"/>
      <w:marTop w:val="0"/>
      <w:marBottom w:val="0"/>
      <w:divBdr>
        <w:top w:val="none" w:sz="0" w:space="0" w:color="auto"/>
        <w:left w:val="none" w:sz="0" w:space="0" w:color="auto"/>
        <w:bottom w:val="none" w:sz="0" w:space="0" w:color="auto"/>
        <w:right w:val="none" w:sz="0" w:space="0" w:color="auto"/>
      </w:divBdr>
    </w:div>
    <w:div w:id="1271087949">
      <w:bodyDiv w:val="1"/>
      <w:marLeft w:val="0"/>
      <w:marRight w:val="0"/>
      <w:marTop w:val="0"/>
      <w:marBottom w:val="0"/>
      <w:divBdr>
        <w:top w:val="none" w:sz="0" w:space="0" w:color="auto"/>
        <w:left w:val="none" w:sz="0" w:space="0" w:color="auto"/>
        <w:bottom w:val="none" w:sz="0" w:space="0" w:color="auto"/>
        <w:right w:val="none" w:sz="0" w:space="0" w:color="auto"/>
      </w:divBdr>
      <w:divsChild>
        <w:div w:id="362443167">
          <w:marLeft w:val="75"/>
          <w:marRight w:val="75"/>
          <w:marTop w:val="75"/>
          <w:marBottom w:val="75"/>
          <w:divBdr>
            <w:top w:val="none" w:sz="0" w:space="0" w:color="auto"/>
            <w:left w:val="none" w:sz="0" w:space="0" w:color="auto"/>
            <w:bottom w:val="none" w:sz="0" w:space="0" w:color="auto"/>
            <w:right w:val="none" w:sz="0" w:space="0" w:color="auto"/>
          </w:divBdr>
          <w:divsChild>
            <w:div w:id="567769430">
              <w:marLeft w:val="0"/>
              <w:marRight w:val="0"/>
              <w:marTop w:val="0"/>
              <w:marBottom w:val="0"/>
              <w:divBdr>
                <w:top w:val="none" w:sz="0" w:space="0" w:color="auto"/>
                <w:left w:val="none" w:sz="0" w:space="0" w:color="auto"/>
                <w:bottom w:val="none" w:sz="0" w:space="0" w:color="auto"/>
                <w:right w:val="none" w:sz="0" w:space="0" w:color="auto"/>
              </w:divBdr>
              <w:divsChild>
                <w:div w:id="1742869626">
                  <w:marLeft w:val="0"/>
                  <w:marRight w:val="0"/>
                  <w:marTop w:val="0"/>
                  <w:marBottom w:val="0"/>
                  <w:divBdr>
                    <w:top w:val="none" w:sz="0" w:space="0" w:color="auto"/>
                    <w:left w:val="none" w:sz="0" w:space="0" w:color="auto"/>
                    <w:bottom w:val="none" w:sz="0" w:space="0" w:color="auto"/>
                    <w:right w:val="none" w:sz="0" w:space="0" w:color="auto"/>
                  </w:divBdr>
                  <w:divsChild>
                    <w:div w:id="1388064881">
                      <w:marLeft w:val="0"/>
                      <w:marRight w:val="0"/>
                      <w:marTop w:val="0"/>
                      <w:marBottom w:val="0"/>
                      <w:divBdr>
                        <w:top w:val="none" w:sz="0" w:space="0" w:color="auto"/>
                        <w:left w:val="none" w:sz="0" w:space="0" w:color="auto"/>
                        <w:bottom w:val="none" w:sz="0" w:space="0" w:color="auto"/>
                        <w:right w:val="none" w:sz="0" w:space="0" w:color="auto"/>
                      </w:divBdr>
                      <w:divsChild>
                        <w:div w:id="35188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131931">
          <w:marLeft w:val="75"/>
          <w:marRight w:val="75"/>
          <w:marTop w:val="75"/>
          <w:marBottom w:val="75"/>
          <w:divBdr>
            <w:top w:val="none" w:sz="0" w:space="0" w:color="auto"/>
            <w:left w:val="none" w:sz="0" w:space="0" w:color="auto"/>
            <w:bottom w:val="none" w:sz="0" w:space="0" w:color="auto"/>
            <w:right w:val="none" w:sz="0" w:space="0" w:color="auto"/>
          </w:divBdr>
          <w:divsChild>
            <w:div w:id="2139252387">
              <w:marLeft w:val="0"/>
              <w:marRight w:val="0"/>
              <w:marTop w:val="0"/>
              <w:marBottom w:val="0"/>
              <w:divBdr>
                <w:top w:val="none" w:sz="0" w:space="0" w:color="auto"/>
                <w:left w:val="none" w:sz="0" w:space="0" w:color="auto"/>
                <w:bottom w:val="none" w:sz="0" w:space="0" w:color="auto"/>
                <w:right w:val="none" w:sz="0" w:space="0" w:color="auto"/>
              </w:divBdr>
              <w:divsChild>
                <w:div w:id="357586419">
                  <w:marLeft w:val="0"/>
                  <w:marRight w:val="0"/>
                  <w:marTop w:val="0"/>
                  <w:marBottom w:val="0"/>
                  <w:divBdr>
                    <w:top w:val="none" w:sz="0" w:space="0" w:color="auto"/>
                    <w:left w:val="none" w:sz="0" w:space="0" w:color="auto"/>
                    <w:bottom w:val="none" w:sz="0" w:space="0" w:color="auto"/>
                    <w:right w:val="none" w:sz="0" w:space="0" w:color="auto"/>
                  </w:divBdr>
                  <w:divsChild>
                    <w:div w:id="1526946156">
                      <w:marLeft w:val="0"/>
                      <w:marRight w:val="0"/>
                      <w:marTop w:val="0"/>
                      <w:marBottom w:val="0"/>
                      <w:divBdr>
                        <w:top w:val="none" w:sz="0" w:space="0" w:color="auto"/>
                        <w:left w:val="none" w:sz="0" w:space="0" w:color="auto"/>
                        <w:bottom w:val="none" w:sz="0" w:space="0" w:color="auto"/>
                        <w:right w:val="none" w:sz="0" w:space="0" w:color="auto"/>
                      </w:divBdr>
                      <w:divsChild>
                        <w:div w:id="28897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339229">
      <w:bodyDiv w:val="1"/>
      <w:marLeft w:val="0"/>
      <w:marRight w:val="0"/>
      <w:marTop w:val="0"/>
      <w:marBottom w:val="0"/>
      <w:divBdr>
        <w:top w:val="none" w:sz="0" w:space="0" w:color="auto"/>
        <w:left w:val="none" w:sz="0" w:space="0" w:color="auto"/>
        <w:bottom w:val="none" w:sz="0" w:space="0" w:color="auto"/>
        <w:right w:val="none" w:sz="0" w:space="0" w:color="auto"/>
      </w:divBdr>
      <w:divsChild>
        <w:div w:id="1287543259">
          <w:marLeft w:val="0"/>
          <w:marRight w:val="0"/>
          <w:marTop w:val="0"/>
          <w:marBottom w:val="360"/>
          <w:divBdr>
            <w:top w:val="none" w:sz="0" w:space="0" w:color="auto"/>
            <w:left w:val="none" w:sz="0" w:space="0" w:color="auto"/>
            <w:bottom w:val="none" w:sz="0" w:space="0" w:color="auto"/>
            <w:right w:val="none" w:sz="0" w:space="0" w:color="auto"/>
          </w:divBdr>
          <w:divsChild>
            <w:div w:id="158471927">
              <w:marLeft w:val="150"/>
              <w:marRight w:val="150"/>
              <w:marTop w:val="0"/>
              <w:marBottom w:val="0"/>
              <w:divBdr>
                <w:top w:val="none" w:sz="0" w:space="0" w:color="auto"/>
                <w:left w:val="none" w:sz="0" w:space="0" w:color="auto"/>
                <w:bottom w:val="none" w:sz="0" w:space="0" w:color="auto"/>
                <w:right w:val="none" w:sz="0" w:space="0" w:color="auto"/>
              </w:divBdr>
            </w:div>
            <w:div w:id="462045220">
              <w:marLeft w:val="0"/>
              <w:marRight w:val="0"/>
              <w:marTop w:val="0"/>
              <w:marBottom w:val="0"/>
              <w:divBdr>
                <w:top w:val="none" w:sz="0" w:space="0" w:color="auto"/>
                <w:left w:val="none" w:sz="0" w:space="0" w:color="auto"/>
                <w:bottom w:val="none" w:sz="0" w:space="0" w:color="auto"/>
                <w:right w:val="none" w:sz="0" w:space="0" w:color="auto"/>
              </w:divBdr>
              <w:divsChild>
                <w:div w:id="17388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44275">
      <w:bodyDiv w:val="1"/>
      <w:marLeft w:val="0"/>
      <w:marRight w:val="0"/>
      <w:marTop w:val="0"/>
      <w:marBottom w:val="0"/>
      <w:divBdr>
        <w:top w:val="none" w:sz="0" w:space="0" w:color="auto"/>
        <w:left w:val="none" w:sz="0" w:space="0" w:color="auto"/>
        <w:bottom w:val="none" w:sz="0" w:space="0" w:color="auto"/>
        <w:right w:val="none" w:sz="0" w:space="0" w:color="auto"/>
      </w:divBdr>
      <w:divsChild>
        <w:div w:id="55323129">
          <w:marLeft w:val="0"/>
          <w:marRight w:val="0"/>
          <w:marTop w:val="0"/>
          <w:marBottom w:val="375"/>
          <w:divBdr>
            <w:top w:val="none" w:sz="0" w:space="0" w:color="auto"/>
            <w:left w:val="none" w:sz="0" w:space="0" w:color="auto"/>
            <w:bottom w:val="none" w:sz="0" w:space="0" w:color="auto"/>
            <w:right w:val="none" w:sz="0" w:space="0" w:color="auto"/>
          </w:divBdr>
          <w:divsChild>
            <w:div w:id="20467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7816">
      <w:bodyDiv w:val="1"/>
      <w:marLeft w:val="0"/>
      <w:marRight w:val="0"/>
      <w:marTop w:val="0"/>
      <w:marBottom w:val="0"/>
      <w:divBdr>
        <w:top w:val="none" w:sz="0" w:space="0" w:color="auto"/>
        <w:left w:val="none" w:sz="0" w:space="0" w:color="auto"/>
        <w:bottom w:val="none" w:sz="0" w:space="0" w:color="auto"/>
        <w:right w:val="none" w:sz="0" w:space="0" w:color="auto"/>
      </w:divBdr>
    </w:div>
    <w:div w:id="1786268752">
      <w:bodyDiv w:val="1"/>
      <w:marLeft w:val="0"/>
      <w:marRight w:val="0"/>
      <w:marTop w:val="0"/>
      <w:marBottom w:val="0"/>
      <w:divBdr>
        <w:top w:val="none" w:sz="0" w:space="0" w:color="auto"/>
        <w:left w:val="none" w:sz="0" w:space="0" w:color="auto"/>
        <w:bottom w:val="none" w:sz="0" w:space="0" w:color="auto"/>
        <w:right w:val="none" w:sz="0" w:space="0" w:color="auto"/>
      </w:divBdr>
      <w:divsChild>
        <w:div w:id="561449331">
          <w:marLeft w:val="0"/>
          <w:marRight w:val="0"/>
          <w:marTop w:val="0"/>
          <w:marBottom w:val="0"/>
          <w:divBdr>
            <w:top w:val="none" w:sz="0" w:space="0" w:color="auto"/>
            <w:left w:val="none" w:sz="0" w:space="0" w:color="auto"/>
            <w:bottom w:val="none" w:sz="0" w:space="0" w:color="auto"/>
            <w:right w:val="none" w:sz="0" w:space="0" w:color="auto"/>
          </w:divBdr>
          <w:divsChild>
            <w:div w:id="932202358">
              <w:marLeft w:val="0"/>
              <w:marRight w:val="0"/>
              <w:marTop w:val="0"/>
              <w:marBottom w:val="0"/>
              <w:divBdr>
                <w:top w:val="none" w:sz="0" w:space="0" w:color="auto"/>
                <w:left w:val="none" w:sz="0" w:space="0" w:color="auto"/>
                <w:bottom w:val="none" w:sz="0" w:space="0" w:color="auto"/>
                <w:right w:val="none" w:sz="0" w:space="0" w:color="auto"/>
              </w:divBdr>
              <w:divsChild>
                <w:div w:id="19678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1625">
          <w:marLeft w:val="0"/>
          <w:marRight w:val="0"/>
          <w:marTop w:val="960"/>
          <w:marBottom w:val="0"/>
          <w:divBdr>
            <w:top w:val="single" w:sz="6" w:space="12" w:color="E7E8E9"/>
            <w:left w:val="none" w:sz="0" w:space="0" w:color="auto"/>
            <w:bottom w:val="none" w:sz="0" w:space="0" w:color="auto"/>
            <w:right w:val="none" w:sz="0" w:space="0" w:color="auto"/>
          </w:divBdr>
          <w:divsChild>
            <w:div w:id="1026324484">
              <w:marLeft w:val="0"/>
              <w:marRight w:val="0"/>
              <w:marTop w:val="0"/>
              <w:marBottom w:val="0"/>
              <w:divBdr>
                <w:top w:val="none" w:sz="0" w:space="0" w:color="auto"/>
                <w:left w:val="none" w:sz="0" w:space="0" w:color="auto"/>
                <w:bottom w:val="none" w:sz="0" w:space="0" w:color="auto"/>
                <w:right w:val="none" w:sz="0" w:space="0" w:color="auto"/>
              </w:divBdr>
              <w:divsChild>
                <w:div w:id="209862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261338">
      <w:bodyDiv w:val="1"/>
      <w:marLeft w:val="0"/>
      <w:marRight w:val="0"/>
      <w:marTop w:val="0"/>
      <w:marBottom w:val="0"/>
      <w:divBdr>
        <w:top w:val="none" w:sz="0" w:space="0" w:color="auto"/>
        <w:left w:val="none" w:sz="0" w:space="0" w:color="auto"/>
        <w:bottom w:val="none" w:sz="0" w:space="0" w:color="auto"/>
        <w:right w:val="none" w:sz="0" w:space="0" w:color="auto"/>
      </w:divBdr>
    </w:div>
    <w:div w:id="1854996839">
      <w:bodyDiv w:val="1"/>
      <w:marLeft w:val="0"/>
      <w:marRight w:val="0"/>
      <w:marTop w:val="0"/>
      <w:marBottom w:val="0"/>
      <w:divBdr>
        <w:top w:val="none" w:sz="0" w:space="0" w:color="auto"/>
        <w:left w:val="none" w:sz="0" w:space="0" w:color="auto"/>
        <w:bottom w:val="none" w:sz="0" w:space="0" w:color="auto"/>
        <w:right w:val="none" w:sz="0" w:space="0" w:color="auto"/>
      </w:divBdr>
      <w:divsChild>
        <w:div w:id="718823134">
          <w:marLeft w:val="0"/>
          <w:marRight w:val="0"/>
          <w:marTop w:val="300"/>
          <w:marBottom w:val="0"/>
          <w:divBdr>
            <w:top w:val="none" w:sz="0" w:space="0" w:color="auto"/>
            <w:left w:val="none" w:sz="0" w:space="0" w:color="auto"/>
            <w:bottom w:val="none" w:sz="0" w:space="0" w:color="auto"/>
            <w:right w:val="none" w:sz="0" w:space="0" w:color="auto"/>
          </w:divBdr>
          <w:divsChild>
            <w:div w:id="161553725">
              <w:marLeft w:val="0"/>
              <w:marRight w:val="0"/>
              <w:marTop w:val="0"/>
              <w:marBottom w:val="0"/>
              <w:divBdr>
                <w:top w:val="none" w:sz="0" w:space="0" w:color="auto"/>
                <w:left w:val="none" w:sz="0" w:space="0" w:color="auto"/>
                <w:bottom w:val="none" w:sz="0" w:space="0" w:color="auto"/>
                <w:right w:val="none" w:sz="0" w:space="0" w:color="auto"/>
              </w:divBdr>
              <w:divsChild>
                <w:div w:id="1372344262">
                  <w:marLeft w:val="0"/>
                  <w:marRight w:val="0"/>
                  <w:marTop w:val="0"/>
                  <w:marBottom w:val="0"/>
                  <w:divBdr>
                    <w:top w:val="none" w:sz="0" w:space="0" w:color="auto"/>
                    <w:left w:val="none" w:sz="0" w:space="0" w:color="auto"/>
                    <w:bottom w:val="none" w:sz="0" w:space="0" w:color="auto"/>
                    <w:right w:val="none" w:sz="0" w:space="0" w:color="auto"/>
                  </w:divBdr>
                  <w:divsChild>
                    <w:div w:id="2041783197">
                      <w:marLeft w:val="0"/>
                      <w:marRight w:val="0"/>
                      <w:marTop w:val="0"/>
                      <w:marBottom w:val="0"/>
                      <w:divBdr>
                        <w:top w:val="none" w:sz="0" w:space="0" w:color="auto"/>
                        <w:left w:val="none" w:sz="0" w:space="0" w:color="auto"/>
                        <w:bottom w:val="none" w:sz="0" w:space="0" w:color="auto"/>
                        <w:right w:val="none" w:sz="0" w:space="0" w:color="auto"/>
                      </w:divBdr>
                      <w:divsChild>
                        <w:div w:id="1800999560">
                          <w:marLeft w:val="0"/>
                          <w:marRight w:val="0"/>
                          <w:marTop w:val="0"/>
                          <w:marBottom w:val="0"/>
                          <w:divBdr>
                            <w:top w:val="none" w:sz="0" w:space="0" w:color="auto"/>
                            <w:left w:val="none" w:sz="0" w:space="0" w:color="auto"/>
                            <w:bottom w:val="none" w:sz="0" w:space="0" w:color="auto"/>
                            <w:right w:val="none" w:sz="0" w:space="0" w:color="auto"/>
                          </w:divBdr>
                          <w:divsChild>
                            <w:div w:id="1614289047">
                              <w:marLeft w:val="0"/>
                              <w:marRight w:val="0"/>
                              <w:marTop w:val="0"/>
                              <w:marBottom w:val="0"/>
                              <w:divBdr>
                                <w:top w:val="none" w:sz="0" w:space="0" w:color="auto"/>
                                <w:left w:val="none" w:sz="0" w:space="0" w:color="auto"/>
                                <w:bottom w:val="none" w:sz="0" w:space="0" w:color="auto"/>
                                <w:right w:val="none" w:sz="0" w:space="0" w:color="auto"/>
                              </w:divBdr>
                              <w:divsChild>
                                <w:div w:id="1136684262">
                                  <w:marLeft w:val="0"/>
                                  <w:marRight w:val="0"/>
                                  <w:marTop w:val="0"/>
                                  <w:marBottom w:val="0"/>
                                  <w:divBdr>
                                    <w:top w:val="none" w:sz="0" w:space="0" w:color="auto"/>
                                    <w:left w:val="none" w:sz="0" w:space="0" w:color="auto"/>
                                    <w:bottom w:val="none" w:sz="0" w:space="0" w:color="auto"/>
                                    <w:right w:val="none" w:sz="0" w:space="0" w:color="auto"/>
                                  </w:divBdr>
                                  <w:divsChild>
                                    <w:div w:id="197848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8284001">
          <w:marLeft w:val="0"/>
          <w:marRight w:val="0"/>
          <w:marTop w:val="0"/>
          <w:marBottom w:val="0"/>
          <w:divBdr>
            <w:top w:val="none" w:sz="0" w:space="0" w:color="auto"/>
            <w:left w:val="none" w:sz="0" w:space="0" w:color="auto"/>
            <w:bottom w:val="none" w:sz="0" w:space="0" w:color="auto"/>
            <w:right w:val="none" w:sz="0" w:space="0" w:color="auto"/>
          </w:divBdr>
          <w:divsChild>
            <w:div w:id="1697732093">
              <w:marLeft w:val="0"/>
              <w:marRight w:val="0"/>
              <w:marTop w:val="0"/>
              <w:marBottom w:val="0"/>
              <w:divBdr>
                <w:top w:val="none" w:sz="0" w:space="0" w:color="auto"/>
                <w:left w:val="none" w:sz="0" w:space="0" w:color="auto"/>
                <w:bottom w:val="none" w:sz="0" w:space="0" w:color="auto"/>
                <w:right w:val="none" w:sz="0" w:space="0" w:color="auto"/>
              </w:divBdr>
              <w:divsChild>
                <w:div w:id="131216837">
                  <w:marLeft w:val="0"/>
                  <w:marRight w:val="0"/>
                  <w:marTop w:val="0"/>
                  <w:marBottom w:val="0"/>
                  <w:divBdr>
                    <w:top w:val="single" w:sz="6" w:space="0" w:color="555555"/>
                    <w:left w:val="single" w:sz="6" w:space="15" w:color="555555"/>
                    <w:bottom w:val="single" w:sz="6" w:space="8" w:color="555555"/>
                    <w:right w:val="single" w:sz="6" w:space="15" w:color="555555"/>
                  </w:divBdr>
                </w:div>
              </w:divsChild>
            </w:div>
          </w:divsChild>
        </w:div>
      </w:divsChild>
    </w:div>
    <w:div w:id="1888255538">
      <w:bodyDiv w:val="1"/>
      <w:marLeft w:val="0"/>
      <w:marRight w:val="0"/>
      <w:marTop w:val="0"/>
      <w:marBottom w:val="0"/>
      <w:divBdr>
        <w:top w:val="none" w:sz="0" w:space="0" w:color="auto"/>
        <w:left w:val="none" w:sz="0" w:space="0" w:color="auto"/>
        <w:bottom w:val="none" w:sz="0" w:space="0" w:color="auto"/>
        <w:right w:val="none" w:sz="0" w:space="0" w:color="auto"/>
      </w:divBdr>
      <w:divsChild>
        <w:div w:id="1842354472">
          <w:marLeft w:val="0"/>
          <w:marRight w:val="0"/>
          <w:marTop w:val="0"/>
          <w:marBottom w:val="0"/>
          <w:divBdr>
            <w:top w:val="none" w:sz="0" w:space="0" w:color="auto"/>
            <w:left w:val="none" w:sz="0" w:space="0" w:color="auto"/>
            <w:bottom w:val="none" w:sz="0" w:space="0" w:color="auto"/>
            <w:right w:val="none" w:sz="0" w:space="0" w:color="auto"/>
          </w:divBdr>
          <w:divsChild>
            <w:div w:id="738140378">
              <w:marLeft w:val="0"/>
              <w:marRight w:val="0"/>
              <w:marTop w:val="300"/>
              <w:marBottom w:val="0"/>
              <w:divBdr>
                <w:top w:val="none" w:sz="0" w:space="0" w:color="auto"/>
                <w:left w:val="none" w:sz="0" w:space="0" w:color="auto"/>
                <w:bottom w:val="none" w:sz="0" w:space="0" w:color="auto"/>
                <w:right w:val="none" w:sz="0" w:space="0" w:color="auto"/>
              </w:divBdr>
              <w:divsChild>
                <w:div w:id="200367245">
                  <w:marLeft w:val="0"/>
                  <w:marRight w:val="0"/>
                  <w:marTop w:val="0"/>
                  <w:marBottom w:val="0"/>
                  <w:divBdr>
                    <w:top w:val="none" w:sz="0" w:space="0" w:color="auto"/>
                    <w:left w:val="none" w:sz="0" w:space="0" w:color="auto"/>
                    <w:bottom w:val="none" w:sz="0" w:space="0" w:color="auto"/>
                    <w:right w:val="none" w:sz="0" w:space="0" w:color="auto"/>
                  </w:divBdr>
                  <w:divsChild>
                    <w:div w:id="1684287305">
                      <w:marLeft w:val="1050"/>
                      <w:marRight w:val="1050"/>
                      <w:marTop w:val="0"/>
                      <w:marBottom w:val="0"/>
                      <w:divBdr>
                        <w:top w:val="none" w:sz="0" w:space="0" w:color="auto"/>
                        <w:left w:val="none" w:sz="0" w:space="0" w:color="auto"/>
                        <w:bottom w:val="none" w:sz="0" w:space="0" w:color="auto"/>
                        <w:right w:val="none" w:sz="0" w:space="0" w:color="auto"/>
                      </w:divBdr>
                    </w:div>
                  </w:divsChild>
                </w:div>
              </w:divsChild>
            </w:div>
          </w:divsChild>
        </w:div>
        <w:div w:id="1957641737">
          <w:marLeft w:val="0"/>
          <w:marRight w:val="0"/>
          <w:marTop w:val="0"/>
          <w:marBottom w:val="0"/>
          <w:divBdr>
            <w:top w:val="none" w:sz="0" w:space="0" w:color="auto"/>
            <w:left w:val="none" w:sz="0" w:space="0" w:color="auto"/>
            <w:bottom w:val="none" w:sz="0" w:space="0" w:color="auto"/>
            <w:right w:val="none" w:sz="0" w:space="0" w:color="auto"/>
          </w:divBdr>
          <w:divsChild>
            <w:div w:id="2144544287">
              <w:marLeft w:val="1050"/>
              <w:marRight w:val="1050"/>
              <w:marTop w:val="0"/>
              <w:marBottom w:val="0"/>
              <w:divBdr>
                <w:top w:val="none" w:sz="0" w:space="0" w:color="auto"/>
                <w:left w:val="none" w:sz="0" w:space="0" w:color="auto"/>
                <w:bottom w:val="none" w:sz="0" w:space="0" w:color="auto"/>
                <w:right w:val="none" w:sz="0" w:space="0" w:color="auto"/>
              </w:divBdr>
            </w:div>
          </w:divsChild>
        </w:div>
      </w:divsChild>
    </w:div>
    <w:div w:id="1905288742">
      <w:bodyDiv w:val="1"/>
      <w:marLeft w:val="0"/>
      <w:marRight w:val="0"/>
      <w:marTop w:val="0"/>
      <w:marBottom w:val="0"/>
      <w:divBdr>
        <w:top w:val="none" w:sz="0" w:space="0" w:color="auto"/>
        <w:left w:val="none" w:sz="0" w:space="0" w:color="auto"/>
        <w:bottom w:val="none" w:sz="0" w:space="0" w:color="auto"/>
        <w:right w:val="none" w:sz="0" w:space="0" w:color="auto"/>
      </w:divBdr>
      <w:divsChild>
        <w:div w:id="1244417040">
          <w:blockQuote w:val="1"/>
          <w:marLeft w:val="600"/>
          <w:marRight w:val="600"/>
          <w:marTop w:val="6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money.usnews.com/careers/best-jobs/network-and-computer-systems-administrator" TargetMode="External"/><Relationship Id="rId21" Type="http://schemas.openxmlformats.org/officeDocument/2006/relationships/hyperlink" Target="https://money.usnews.com/careers/best-jobs/computer-support-specialist" TargetMode="External"/><Relationship Id="rId34" Type="http://schemas.openxmlformats.org/officeDocument/2006/relationships/hyperlink" Target="https://en.wikipedia.org/wiki/Wood_processing" TargetMode="External"/><Relationship Id="rId42" Type="http://schemas.openxmlformats.org/officeDocument/2006/relationships/hyperlink" Target="https://content.cat.org.uk/index.php/woodland-management/15-woodland/about-our-woodland--woodland-management/86" TargetMode="External"/><Relationship Id="rId47" Type="http://schemas.openxmlformats.org/officeDocument/2006/relationships/image" Target="media/image3.jpeg"/><Relationship Id="rId50" Type="http://schemas.openxmlformats.org/officeDocument/2006/relationships/hyperlink" Target="https://depts.washington.edu/matseed/mse_resources/Webpage/Metals/metalproperty.htm" TargetMode="External"/><Relationship Id="rId55" Type="http://schemas.openxmlformats.org/officeDocument/2006/relationships/hyperlink" Target="http://matse1.mse.uiuc.edu/~tw/metals/glos.html" TargetMode="External"/><Relationship Id="rId63" Type="http://schemas.openxmlformats.org/officeDocument/2006/relationships/hyperlink" Target="https://www.azom.com/article.aspx?ArticleID=3580" TargetMode="External"/><Relationship Id="rId68" Type="http://schemas.openxmlformats.org/officeDocument/2006/relationships/image" Target="media/image7.jpeg"/><Relationship Id="rId76" Type="http://schemas.openxmlformats.org/officeDocument/2006/relationships/hyperlink" Target="https://www.britannica.com/science/projection-cartography" TargetMode="External"/><Relationship Id="rId84" Type="http://schemas.openxmlformats.org/officeDocument/2006/relationships/hyperlink" Target="http://www.design-technology.info/home.htm" TargetMode="External"/><Relationship Id="rId89" Type="http://schemas.openxmlformats.org/officeDocument/2006/relationships/image" Target="media/image14.png"/><Relationship Id="rId97" Type="http://schemas.openxmlformats.org/officeDocument/2006/relationships/image" Target="media/image19.png"/><Relationship Id="rId7" Type="http://schemas.openxmlformats.org/officeDocument/2006/relationships/hyperlink" Target="https://money.usnews.com/careers/best-jobs/software-developer" TargetMode="External"/><Relationship Id="rId71" Type="http://schemas.openxmlformats.org/officeDocument/2006/relationships/hyperlink" Target="https://www.merriam-webster.com/dictionary/illusion" TargetMode="External"/><Relationship Id="rId92"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hyperlink" Target="https://money.usnews.com/careers/best-jobs/database-administrator" TargetMode="External"/><Relationship Id="rId29" Type="http://schemas.openxmlformats.org/officeDocument/2006/relationships/hyperlink" Target="https://money.usnews.com/careers/best-jobs/computer-programmer" TargetMode="External"/><Relationship Id="rId11" Type="http://schemas.openxmlformats.org/officeDocument/2006/relationships/hyperlink" Target="https://money.usnews.com/careers/best-jobs/web-developer" TargetMode="External"/><Relationship Id="rId24" Type="http://schemas.openxmlformats.org/officeDocument/2006/relationships/hyperlink" Target="https://money.usnews.com/careers/best-jobs/network-and-computer-systems-administrator" TargetMode="External"/><Relationship Id="rId32" Type="http://schemas.openxmlformats.org/officeDocument/2006/relationships/hyperlink" Target="https://en.wikipedia.org/wiki/Tall_oil" TargetMode="External"/><Relationship Id="rId37" Type="http://schemas.openxmlformats.org/officeDocument/2006/relationships/hyperlink" Target="https://www.reference.com/business-finance/wood-conversion-ff4d495791780839" TargetMode="External"/><Relationship Id="rId40" Type="http://schemas.openxmlformats.org/officeDocument/2006/relationships/hyperlink" Target="https://content.cat.org.uk/index.php/woodland-management/15-woodland/about-our-woodland--woodland-management/89" TargetMode="External"/><Relationship Id="rId45" Type="http://schemas.openxmlformats.org/officeDocument/2006/relationships/image" Target="media/image1.jpeg"/><Relationship Id="rId53" Type="http://schemas.openxmlformats.org/officeDocument/2006/relationships/hyperlink" Target="http://matse1.mse.uiuc.edu/~tw/metals/glos.html" TargetMode="External"/><Relationship Id="rId58" Type="http://schemas.openxmlformats.org/officeDocument/2006/relationships/image" Target="media/image4.png"/><Relationship Id="rId66" Type="http://schemas.openxmlformats.org/officeDocument/2006/relationships/hyperlink" Target="https://www.azom.com/article.aspx?ArticleID=3580" TargetMode="External"/><Relationship Id="rId74" Type="http://schemas.openxmlformats.org/officeDocument/2006/relationships/hyperlink" Target="https://www.britannica.com/topic/orthographic-projection-engineering" TargetMode="External"/><Relationship Id="rId79" Type="http://schemas.openxmlformats.org/officeDocument/2006/relationships/hyperlink" Target="http://www.design-technology.info/page31.htm" TargetMode="External"/><Relationship Id="rId87" Type="http://schemas.openxmlformats.org/officeDocument/2006/relationships/image" Target="media/image12.png"/><Relationship Id="rId5" Type="http://schemas.openxmlformats.org/officeDocument/2006/relationships/hyperlink" Target="https://money.usnews.com/money/careers/articles/how-us-news-ranks-the-best-jobs" TargetMode="External"/><Relationship Id="rId61" Type="http://schemas.openxmlformats.org/officeDocument/2006/relationships/hyperlink" Target="https://www.azom.com/article.aspx?ArticleID=3580" TargetMode="External"/><Relationship Id="rId82" Type="http://schemas.openxmlformats.org/officeDocument/2006/relationships/hyperlink" Target="http://www.design-technology.info/KS3/Y9/default.htm" TargetMode="External"/><Relationship Id="rId90" Type="http://schemas.openxmlformats.org/officeDocument/2006/relationships/image" Target="media/image15.png"/><Relationship Id="rId95" Type="http://schemas.openxmlformats.org/officeDocument/2006/relationships/hyperlink" Target="http://www.studentartguide.com/wp-content/uploads/2015/02/perspective-drawing.pdf" TargetMode="External"/><Relationship Id="rId19" Type="http://schemas.openxmlformats.org/officeDocument/2006/relationships/hyperlink" Target="https://money.usnews.com/careers/best-jobs/information-security-analyst" TargetMode="External"/><Relationship Id="rId14" Type="http://schemas.openxmlformats.org/officeDocument/2006/relationships/hyperlink" Target="https://money.usnews.com/careers/best-jobs/computer-network-architect" TargetMode="External"/><Relationship Id="rId22" Type="http://schemas.openxmlformats.org/officeDocument/2006/relationships/hyperlink" Target="https://money.usnews.com/careers/best-jobs/computer-support-specialist" TargetMode="External"/><Relationship Id="rId27" Type="http://schemas.openxmlformats.org/officeDocument/2006/relationships/hyperlink" Target="https://money.usnews.com/careers/best-jobs/computer-programmer" TargetMode="External"/><Relationship Id="rId30" Type="http://schemas.openxmlformats.org/officeDocument/2006/relationships/hyperlink" Target="https://en.wikipedia.org/wiki/Engineering" TargetMode="External"/><Relationship Id="rId35" Type="http://schemas.openxmlformats.org/officeDocument/2006/relationships/hyperlink" Target="http://www.husqvarna.com/us/accessories/chainsaw-bars/" TargetMode="External"/><Relationship Id="rId43" Type="http://schemas.openxmlformats.org/officeDocument/2006/relationships/hyperlink" Target="https://content.cat.org.uk/index.php/woodland-management/15-woodland/about-our-woodland--woodland-management/85" TargetMode="External"/><Relationship Id="rId48" Type="http://schemas.openxmlformats.org/officeDocument/2006/relationships/hyperlink" Target="https://depts.washington.edu/matseed/mse_resources/Webpage/Metals/metals.htm" TargetMode="External"/><Relationship Id="rId56" Type="http://schemas.openxmlformats.org/officeDocument/2006/relationships/hyperlink" Target="https://www.thoughtco.com/alloy-definition-examples-and-uses-606371" TargetMode="External"/><Relationship Id="rId64" Type="http://schemas.openxmlformats.org/officeDocument/2006/relationships/hyperlink" Target="https://www.azom.com/article.aspx?ArticleID=3580" TargetMode="External"/><Relationship Id="rId69" Type="http://schemas.openxmlformats.org/officeDocument/2006/relationships/image" Target="media/image8.jpeg"/><Relationship Id="rId77" Type="http://schemas.openxmlformats.org/officeDocument/2006/relationships/hyperlink" Target="http://www.design-technology.info/booklist/default.htm" TargetMode="External"/><Relationship Id="rId100" Type="http://schemas.openxmlformats.org/officeDocument/2006/relationships/fontTable" Target="fontTable.xml"/><Relationship Id="rId8" Type="http://schemas.openxmlformats.org/officeDocument/2006/relationships/hyperlink" Target="https://money.usnews.com/careers/best-jobs/software-developer" TargetMode="External"/><Relationship Id="rId51" Type="http://schemas.openxmlformats.org/officeDocument/2006/relationships/hyperlink" Target="http://matse1.mse.uiuc.edu/~tw/metals/glos.html" TargetMode="External"/><Relationship Id="rId72" Type="http://schemas.openxmlformats.org/officeDocument/2006/relationships/hyperlink" Target="https://www.britannica.com/art/perspective-art" TargetMode="External"/><Relationship Id="rId80" Type="http://schemas.openxmlformats.org/officeDocument/2006/relationships/hyperlink" Target="http://www.design-technology.info/KS3/Y7/default.htm" TargetMode="External"/><Relationship Id="rId85" Type="http://schemas.openxmlformats.org/officeDocument/2006/relationships/hyperlink" Target="http://www.design-technology.info/IndProd/page10.htm" TargetMode="External"/><Relationship Id="rId93" Type="http://schemas.openxmlformats.org/officeDocument/2006/relationships/image" Target="media/image18.jpeg"/><Relationship Id="rId98"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hyperlink" Target="https://money.usnews.com/careers/best-jobs/web-developer" TargetMode="External"/><Relationship Id="rId17" Type="http://schemas.openxmlformats.org/officeDocument/2006/relationships/hyperlink" Target="https://money.usnews.com/careers/best-jobs/database-administrator" TargetMode="External"/><Relationship Id="rId25" Type="http://schemas.openxmlformats.org/officeDocument/2006/relationships/hyperlink" Target="https://money.usnews.com/careers/best-jobs/network-and-computer-systems-administrator" TargetMode="External"/><Relationship Id="rId33" Type="http://schemas.openxmlformats.org/officeDocument/2006/relationships/hyperlink" Target="https://en.wikipedia.org/wiki/Paper_engineering" TargetMode="External"/><Relationship Id="rId38" Type="http://schemas.openxmlformats.org/officeDocument/2006/relationships/hyperlink" Target="https://content.cat.org.uk/index.php/woodland-management/15-about-our-woodland--woodland-management-woodland/about-our-woodland--woodland-management/100-conversion-and-processing" TargetMode="External"/><Relationship Id="rId46" Type="http://schemas.openxmlformats.org/officeDocument/2006/relationships/image" Target="media/image2.jpeg"/><Relationship Id="rId59" Type="http://schemas.openxmlformats.org/officeDocument/2006/relationships/image" Target="media/image5.png"/><Relationship Id="rId67" Type="http://schemas.openxmlformats.org/officeDocument/2006/relationships/image" Target="media/image6.jpeg"/><Relationship Id="rId20" Type="http://schemas.openxmlformats.org/officeDocument/2006/relationships/hyperlink" Target="https://money.usnews.com/careers/best-jobs/information-security-analyst" TargetMode="External"/><Relationship Id="rId41" Type="http://schemas.openxmlformats.org/officeDocument/2006/relationships/hyperlink" Target="https://content.cat.org.uk/index.php/woodland-management/15-woodland/about-our-woodland--woodland-management/88" TargetMode="External"/><Relationship Id="rId54" Type="http://schemas.openxmlformats.org/officeDocument/2006/relationships/hyperlink" Target="http://matse1.mse.uiuc.edu/~tw/metals/glos.html" TargetMode="External"/><Relationship Id="rId62" Type="http://schemas.openxmlformats.org/officeDocument/2006/relationships/hyperlink" Target="https://www.azom.com/article.aspx?ArticleID=3580" TargetMode="External"/><Relationship Id="rId70" Type="http://schemas.openxmlformats.org/officeDocument/2006/relationships/image" Target="media/image9.jpeg"/><Relationship Id="rId75" Type="http://schemas.openxmlformats.org/officeDocument/2006/relationships/hyperlink" Target="https://www.britannica.com/art/drawing-art" TargetMode="External"/><Relationship Id="rId83" Type="http://schemas.openxmlformats.org/officeDocument/2006/relationships/hyperlink" Target="http://www.design-technology.info/engineers" TargetMode="External"/><Relationship Id="rId88" Type="http://schemas.openxmlformats.org/officeDocument/2006/relationships/image" Target="media/image13.png"/><Relationship Id="rId91" Type="http://schemas.openxmlformats.org/officeDocument/2006/relationships/image" Target="media/image16.jpeg"/><Relationship Id="rId96" Type="http://schemas.openxmlformats.org/officeDocument/2006/relationships/hyperlink" Target="http://www.studentartguide.com/terms-and-conditions" TargetMode="External"/><Relationship Id="rId1" Type="http://schemas.openxmlformats.org/officeDocument/2006/relationships/numbering" Target="numbering.xml"/><Relationship Id="rId6" Type="http://schemas.openxmlformats.org/officeDocument/2006/relationships/hyperlink" Target="https://money.usnews.com/careers/best-jobs/computer-systems-analyst" TargetMode="External"/><Relationship Id="rId15" Type="http://schemas.openxmlformats.org/officeDocument/2006/relationships/hyperlink" Target="https://money.usnews.com/careers/best-jobs/computer-network-architect" TargetMode="External"/><Relationship Id="rId23" Type="http://schemas.openxmlformats.org/officeDocument/2006/relationships/hyperlink" Target="https://money.usnews.com/careers/best-jobs/computer-support-specialist" TargetMode="External"/><Relationship Id="rId28" Type="http://schemas.openxmlformats.org/officeDocument/2006/relationships/hyperlink" Target="https://money.usnews.com/careers/best-jobs/computer-programmer" TargetMode="External"/><Relationship Id="rId36" Type="http://schemas.openxmlformats.org/officeDocument/2006/relationships/hyperlink" Target="http://www.husqvarna.com/us/accessories/wedges/" TargetMode="External"/><Relationship Id="rId49" Type="http://schemas.openxmlformats.org/officeDocument/2006/relationships/hyperlink" Target="https://depts.washington.edu/matseed/mse_resources/Webpage/Metals/metalstructure.htm" TargetMode="External"/><Relationship Id="rId57" Type="http://schemas.openxmlformats.org/officeDocument/2006/relationships/hyperlink" Target="https://www.thoughtco.com/aluminum-or-aluminium-alloys-603707" TargetMode="External"/><Relationship Id="rId10" Type="http://schemas.openxmlformats.org/officeDocument/2006/relationships/hyperlink" Target="https://money.usnews.com/careers/best-jobs/it-manager" TargetMode="External"/><Relationship Id="rId31" Type="http://schemas.openxmlformats.org/officeDocument/2006/relationships/hyperlink" Target="https://en.wikipedia.org/wiki/Paper" TargetMode="External"/><Relationship Id="rId44" Type="http://schemas.openxmlformats.org/officeDocument/2006/relationships/hyperlink" Target="https://content.cat.org.uk/index.php/woodland-management/15-woodland/about-our-woodland--woodland-management/80" TargetMode="External"/><Relationship Id="rId52" Type="http://schemas.openxmlformats.org/officeDocument/2006/relationships/hyperlink" Target="http://matse1.mse.uiuc.edu/~tw/metals/glos.html" TargetMode="External"/><Relationship Id="rId60" Type="http://schemas.openxmlformats.org/officeDocument/2006/relationships/hyperlink" Target="https://www.azom.com/article.aspx?ArticleID=3580" TargetMode="External"/><Relationship Id="rId65" Type="http://schemas.openxmlformats.org/officeDocument/2006/relationships/hyperlink" Target="https://www.azom.com/article.aspx?ArticleID=3580" TargetMode="External"/><Relationship Id="rId73" Type="http://schemas.openxmlformats.org/officeDocument/2006/relationships/image" Target="media/image10.jpeg"/><Relationship Id="rId78" Type="http://schemas.openxmlformats.org/officeDocument/2006/relationships/image" Target="media/image11.gif"/><Relationship Id="rId81" Type="http://schemas.openxmlformats.org/officeDocument/2006/relationships/hyperlink" Target="http://www.design-technology.info/KS3/Y8/default.htm" TargetMode="External"/><Relationship Id="rId86" Type="http://schemas.openxmlformats.org/officeDocument/2006/relationships/hyperlink" Target="http://www.design-technology.info/IndProd/page12.htm" TargetMode="External"/><Relationship Id="rId94" Type="http://schemas.openxmlformats.org/officeDocument/2006/relationships/hyperlink" Target="http://www.studentartguide.com/wp-content/uploads/2015/02/perspective-drawing.pdf" TargetMode="External"/><Relationship Id="rId99" Type="http://schemas.openxmlformats.org/officeDocument/2006/relationships/image" Target="media/image21.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oney.usnews.com/careers/best-jobs/it-manager" TargetMode="External"/><Relationship Id="rId13" Type="http://schemas.openxmlformats.org/officeDocument/2006/relationships/hyperlink" Target="https://money.usnews.com/careers/best-jobs/computer-network-architect" TargetMode="External"/><Relationship Id="rId18" Type="http://schemas.openxmlformats.org/officeDocument/2006/relationships/hyperlink" Target="https://money.usnews.com/careers/best-jobs/information-security-analyst" TargetMode="External"/><Relationship Id="rId39" Type="http://schemas.openxmlformats.org/officeDocument/2006/relationships/hyperlink" Target="https://content.cat.org.uk/index.php/woodland-management/15-woodland/about-our-woodland--woodland-management/1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43</Pages>
  <Words>8678</Words>
  <Characters>49466</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CHRONICLE</dc:creator>
  <cp:lastModifiedBy>CHRONICLE</cp:lastModifiedBy>
  <cp:revision>2</cp:revision>
  <dcterms:created xsi:type="dcterms:W3CDTF">2017-09-03T00:04:00Z</dcterms:created>
  <dcterms:modified xsi:type="dcterms:W3CDTF">2017-09-03T00:04:00Z</dcterms:modified>
</cp:coreProperties>
</file>